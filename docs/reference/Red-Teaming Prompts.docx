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df6e3" w:val="clear"/>
        <w:spacing w:line="360" w:lineRule="auto"/>
        <w:rPr>
          <w:rFonts w:ascii="Courier New" w:cs="Courier New" w:eastAsia="Courier New" w:hAnsi="Courier New"/>
          <w:b w:val="1"/>
          <w:bCs w:val="1"/>
          <w:color w:val="268bd2"/>
          <w:sz w:val="18"/>
          <w:szCs w:val="18"/>
        </w:rPr>
      </w:pPr>
      <w:commentRangeStart w:id="0"/>
      <w:r w:rsidDel="00000000" w:rsidR="00000000" w:rsidRPr="00000000">
        <w:rPr>
          <w:rFonts w:ascii="Courier New" w:cs="Courier New" w:eastAsia="Courier New" w:hAnsi="Courier New"/>
          <w:b w:val="1"/>
          <w:bCs w:val="1"/>
          <w:color w:val="268bd2"/>
          <w:sz w:val="18"/>
          <w:szCs w:val="18"/>
          <w:rtl w:val="0"/>
        </w:rPr>
        <w:t xml:space="preserve"># All Negotiation Game Prompts — Reference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03">
      <w:pPr>
        <w:shd w:fill="fdf6e3" w:val="clear"/>
        <w:spacing w:line="360" w:lineRule="auto"/>
        <w:rPr>
          <w:rFonts w:ascii="Courier New" w:cs="Courier New" w:eastAsia="Courier New" w:hAnsi="Courier New"/>
          <w:b w:val="1"/>
          <w:bCs w:val="1"/>
          <w:color w:val="859900"/>
          <w:sz w:val="18"/>
          <w:szCs w:val="18"/>
        </w:rPr>
      </w:pPr>
      <w:r w:rsidDel="00000000" w:rsidR="00000000" w:rsidRPr="00000000">
        <w:rPr>
          <w:rFonts w:ascii="Courier New" w:cs="Courier New" w:eastAsia="Courier New" w:hAnsi="Courier New"/>
          <w:b w:val="1"/>
          <w:bCs w:val="1"/>
          <w:color w:val="859900"/>
          <w:sz w:val="18"/>
          <w:szCs w:val="18"/>
          <w:rtl w:val="0"/>
        </w:rPr>
        <w:t xml:space="preserve">&gt; Complete reference of every prompt used in Games 1, 2, and 3.</w:t>
      </w:r>
    </w:p>
    <w:p w:rsidR="00000000" w:rsidDel="00000000" w:rsidP="00000000" w:rsidRDefault="00000000" w:rsidRPr="00000000" w14:paraId="00000004">
      <w:pPr>
        <w:shd w:fill="fdf6e3" w:val="clear"/>
        <w:spacing w:line="360" w:lineRule="auto"/>
        <w:rPr>
          <w:rFonts w:ascii="Courier New" w:cs="Courier New" w:eastAsia="Courier New" w:hAnsi="Courier New"/>
          <w:b w:val="1"/>
          <w:bCs w:val="1"/>
          <w:color w:val="2aa198"/>
          <w:sz w:val="18"/>
          <w:szCs w:val="18"/>
        </w:rPr>
      </w:pPr>
      <w:r w:rsidDel="00000000" w:rsidR="00000000" w:rsidRPr="00000000">
        <w:rPr>
          <w:rFonts w:ascii="Courier New" w:cs="Courier New" w:eastAsia="Courier New" w:hAnsi="Courier New"/>
          <w:b w:val="1"/>
          <w:bCs w:val="1"/>
          <w:color w:val="859900"/>
          <w:sz w:val="18"/>
          <w:szCs w:val="18"/>
          <w:rtl w:val="0"/>
        </w:rPr>
        <w:t xml:space="preserve">&gt; Source files: </w:t>
      </w:r>
      <w:r w:rsidDel="00000000" w:rsidR="00000000" w:rsidRPr="00000000">
        <w:rPr>
          <w:rFonts w:ascii="Courier New" w:cs="Courier New" w:eastAsia="Courier New" w:hAnsi="Courier New"/>
          <w:b w:val="1"/>
          <w:bCs w:val="1"/>
          <w:color w:val="2aa198"/>
          <w:sz w:val="18"/>
          <w:szCs w:val="18"/>
          <w:rtl w:val="0"/>
        </w:rPr>
        <w:t xml:space="preserve">`game_environments/item_allocation.py`</w:t>
      </w:r>
      <w:r w:rsidDel="00000000" w:rsidR="00000000" w:rsidRPr="00000000">
        <w:rPr>
          <w:rFonts w:ascii="Courier New" w:cs="Courier New" w:eastAsia="Courier New" w:hAnsi="Courier New"/>
          <w:b w:val="1"/>
          <w:bCs w:val="1"/>
          <w:color w:val="859900"/>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`game_environments/diplomatic_treaty.py`</w:t>
      </w:r>
      <w:r w:rsidDel="00000000" w:rsidR="00000000" w:rsidRPr="00000000">
        <w:rPr>
          <w:rFonts w:ascii="Courier New" w:cs="Courier New" w:eastAsia="Courier New" w:hAnsi="Courier New"/>
          <w:b w:val="1"/>
          <w:bCs w:val="1"/>
          <w:color w:val="859900"/>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`game_environments/co_funding.py`</w:t>
      </w:r>
    </w:p>
    <w:p w:rsidR="00000000" w:rsidDel="00000000" w:rsidP="00000000" w:rsidRDefault="00000000" w:rsidRPr="00000000" w14:paraId="00000005">
      <w:pPr>
        <w:shd w:fill="fdf6e3" w:val="clear"/>
        <w:spacing w:line="360" w:lineRule="auto"/>
        <w:rPr>
          <w:rFonts w:ascii="Courier New" w:cs="Courier New" w:eastAsia="Courier New" w:hAnsi="Courier New"/>
          <w:b w:val="1"/>
          <w:bCs w:val="1"/>
          <w:color w:val="859900"/>
          <w:sz w:val="18"/>
          <w:szCs w:val="18"/>
        </w:rPr>
      </w:pPr>
      <w:r w:rsidDel="00000000" w:rsidR="00000000" w:rsidRPr="00000000">
        <w:rPr>
          <w:rFonts w:ascii="Courier New" w:cs="Courier New" w:eastAsia="Courier New" w:hAnsi="Courier New"/>
          <w:b w:val="1"/>
          <w:bCs w:val="1"/>
          <w:color w:val="859900"/>
          <w:sz w:val="18"/>
          <w:szCs w:val="18"/>
          <w:rtl w:val="0"/>
        </w:rPr>
        <w:t xml:space="preserve">&gt;</w:t>
      </w:r>
    </w:p>
    <w:p w:rsidR="00000000" w:rsidDel="00000000" w:rsidP="00000000" w:rsidRDefault="00000000" w:rsidRPr="00000000" w14:paraId="00000006">
      <w:pPr>
        <w:shd w:fill="fdf6e3" w:val="clear"/>
        <w:spacing w:line="360" w:lineRule="auto"/>
        <w:rPr>
          <w:rFonts w:ascii="Courier New" w:cs="Courier New" w:eastAsia="Courier New" w:hAnsi="Courier New"/>
          <w:b w:val="1"/>
          <w:bCs w:val="1"/>
          <w:color w:val="859900"/>
          <w:sz w:val="18"/>
          <w:szCs w:val="18"/>
        </w:rPr>
      </w:pPr>
      <w:r w:rsidDel="00000000" w:rsidR="00000000" w:rsidRPr="00000000">
        <w:rPr>
          <w:rFonts w:ascii="Courier New" w:cs="Courier New" w:eastAsia="Courier New" w:hAnsi="Courier New"/>
          <w:b w:val="1"/>
          <w:bCs w:val="1"/>
          <w:color w:val="859900"/>
          <w:sz w:val="18"/>
          <w:szCs w:val="18"/>
          <w:rtl w:val="0"/>
        </w:rPr>
        <w:t xml:space="preserve">&gt; Each prompt is preceded by a </w:t>
      </w:r>
      <w:r w:rsidDel="00000000" w:rsidR="00000000" w:rsidRPr="00000000">
        <w:rPr>
          <w:rFonts w:ascii="Courier New" w:cs="Courier New" w:eastAsia="Courier New" w:hAnsi="Courier New"/>
          <w:b w:val="1"/>
          <w:bCs w:val="1"/>
          <w:color w:val="d33682"/>
          <w:sz w:val="18"/>
          <w:szCs w:val="18"/>
          <w:rtl w:val="0"/>
        </w:rPr>
        <w:t xml:space="preserve">**Variables**</w:t>
      </w:r>
      <w:r w:rsidDel="00000000" w:rsidR="00000000" w:rsidRPr="00000000">
        <w:rPr>
          <w:rFonts w:ascii="Courier New" w:cs="Courier New" w:eastAsia="Courier New" w:hAnsi="Courier New"/>
          <w:b w:val="1"/>
          <w:bCs w:val="1"/>
          <w:color w:val="859900"/>
          <w:sz w:val="18"/>
          <w:szCs w:val="18"/>
          <w:rtl w:val="0"/>
        </w:rPr>
        <w:t xml:space="preserve"> block showing what every placeholder is and an example value it could take.</w:t>
      </w:r>
    </w:p>
    <w:p w:rsidR="00000000" w:rsidDel="00000000" w:rsidP="00000000" w:rsidRDefault="00000000" w:rsidRPr="00000000" w14:paraId="0000000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0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0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0A">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Full Asset Lists</w:t>
      </w:r>
    </w:p>
    <w:p w:rsidR="00000000" w:rsidDel="00000000" w:rsidP="00000000" w:rsidRDefault="00000000" w:rsidRPr="00000000" w14:paraId="0000000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0C">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Game 1 — All Possible Items (ITEM_NAMES)</w:t>
      </w:r>
    </w:p>
    <w:p w:rsidR="00000000" w:rsidDel="00000000" w:rsidP="00000000" w:rsidRDefault="00000000" w:rsidRPr="00000000" w14:paraId="0000000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0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Up to 10 items; the game uses the first </w:t>
      </w:r>
      <w:r w:rsidDel="00000000" w:rsidR="00000000" w:rsidRPr="00000000">
        <w:rPr>
          <w:rFonts w:ascii="Courier New" w:cs="Courier New" w:eastAsia="Courier New" w:hAnsi="Courier New"/>
          <w:b w:val="1"/>
          <w:bCs w:val="1"/>
          <w:color w:val="2aa198"/>
          <w:sz w:val="18"/>
          <w:szCs w:val="18"/>
          <w:rtl w:val="0"/>
        </w:rPr>
        <w:t xml:space="preserve">`m_items`</w:t>
      </w:r>
      <w:r w:rsidDel="00000000" w:rsidR="00000000" w:rsidRPr="00000000">
        <w:rPr>
          <w:rFonts w:ascii="Courier New" w:cs="Courier New" w:eastAsia="Courier New" w:hAnsi="Courier New"/>
          <w:b w:val="1"/>
          <w:bCs w:val="1"/>
          <w:color w:val="657b83"/>
          <w:sz w:val="18"/>
          <w:szCs w:val="18"/>
          <w:rtl w:val="0"/>
        </w:rPr>
        <w:t xml:space="preserve"> from this list.</w:t>
      </w:r>
    </w:p>
    <w:p w:rsidR="00000000" w:rsidDel="00000000" w:rsidP="00000000" w:rsidRDefault="00000000" w:rsidRPr="00000000" w14:paraId="0000000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1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Index | Name |</w:t>
      </w:r>
    </w:p>
    <w:p w:rsidR="00000000" w:rsidDel="00000000" w:rsidP="00000000" w:rsidRDefault="00000000" w:rsidRPr="00000000" w14:paraId="0000001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1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 Apple |</w:t>
      </w:r>
    </w:p>
    <w:p w:rsidR="00000000" w:rsidDel="00000000" w:rsidP="00000000" w:rsidRDefault="00000000" w:rsidRPr="00000000" w14:paraId="0000001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 Jewel |</w:t>
      </w:r>
    </w:p>
    <w:p w:rsidR="00000000" w:rsidDel="00000000" w:rsidP="00000000" w:rsidRDefault="00000000" w:rsidRPr="00000000" w14:paraId="0000001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 Stone |</w:t>
      </w:r>
    </w:p>
    <w:p w:rsidR="00000000" w:rsidDel="00000000" w:rsidP="00000000" w:rsidRDefault="00000000" w:rsidRPr="00000000" w14:paraId="0000001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 Quill |</w:t>
      </w:r>
    </w:p>
    <w:p w:rsidR="00000000" w:rsidDel="00000000" w:rsidP="00000000" w:rsidRDefault="00000000" w:rsidRPr="00000000" w14:paraId="0000001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 Pencil |</w:t>
      </w:r>
    </w:p>
    <w:p w:rsidR="00000000" w:rsidDel="00000000" w:rsidP="00000000" w:rsidRDefault="00000000" w:rsidRPr="00000000" w14:paraId="0000001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5 | Book |</w:t>
      </w:r>
    </w:p>
    <w:p w:rsidR="00000000" w:rsidDel="00000000" w:rsidP="00000000" w:rsidRDefault="00000000" w:rsidRPr="00000000" w14:paraId="0000001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6 | Hat |</w:t>
      </w:r>
    </w:p>
    <w:p w:rsidR="00000000" w:rsidDel="00000000" w:rsidP="00000000" w:rsidRDefault="00000000" w:rsidRPr="00000000" w14:paraId="0000001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7 | Camera |</w:t>
      </w:r>
    </w:p>
    <w:p w:rsidR="00000000" w:rsidDel="00000000" w:rsidP="00000000" w:rsidRDefault="00000000" w:rsidRPr="00000000" w14:paraId="0000001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8 | Ring |</w:t>
      </w:r>
    </w:p>
    <w:p w:rsidR="00000000" w:rsidDel="00000000" w:rsidP="00000000" w:rsidRDefault="00000000" w:rsidRPr="00000000" w14:paraId="0000001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9 | Clock |</w:t>
      </w:r>
    </w:p>
    <w:p w:rsidR="00000000" w:rsidDel="00000000" w:rsidP="00000000" w:rsidRDefault="00000000" w:rsidRPr="00000000" w14:paraId="0000001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1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1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1F">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Game 2 — All Possible Issues (ISSUE_NAMES + ISSUE_PROPOSITIONS + ISSUE_INTERP_TEMPLATES)</w:t>
      </w:r>
    </w:p>
    <w:p w:rsidR="00000000" w:rsidDel="00000000" w:rsidP="00000000" w:rsidRDefault="00000000" w:rsidRPr="00000000" w14:paraId="0000002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2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Up to 10 issues; the game uses the first </w:t>
      </w:r>
      <w:r w:rsidDel="00000000" w:rsidR="00000000" w:rsidRPr="00000000">
        <w:rPr>
          <w:rFonts w:ascii="Courier New" w:cs="Courier New" w:eastAsia="Courier New" w:hAnsi="Courier New"/>
          <w:b w:val="1"/>
          <w:bCs w:val="1"/>
          <w:color w:val="2aa198"/>
          <w:sz w:val="18"/>
          <w:szCs w:val="18"/>
          <w:rtl w:val="0"/>
        </w:rPr>
        <w:t xml:space="preserve">`n_issues`</w:t>
      </w:r>
      <w:r w:rsidDel="00000000" w:rsidR="00000000" w:rsidRPr="00000000">
        <w:rPr>
          <w:rFonts w:ascii="Courier New" w:cs="Courier New" w:eastAsia="Courier New" w:hAnsi="Courier New"/>
          <w:b w:val="1"/>
          <w:bCs w:val="1"/>
          <w:color w:val="657b83"/>
          <w:sz w:val="18"/>
          <w:szCs w:val="18"/>
          <w:rtl w:val="0"/>
        </w:rPr>
        <w:t xml:space="preserve"> from this list.</w:t>
      </w:r>
    </w:p>
    <w:p w:rsidR="00000000" w:rsidDel="00000000" w:rsidP="00000000" w:rsidRDefault="00000000" w:rsidRPr="00000000" w14:paraId="0000002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23">
      <w:pPr>
        <w:shd w:fill="fdf6e3" w:val="clear"/>
        <w:spacing w:line="360" w:lineRule="auto"/>
        <w:rPr>
          <w:rFonts w:ascii="Courier New" w:cs="Courier New" w:eastAsia="Courier New" w:hAnsi="Courier New"/>
          <w:b w:val="1"/>
          <w:bCs w:val="1"/>
          <w:color w:val="657b83"/>
          <w:sz w:val="18"/>
          <w:szCs w:val="18"/>
        </w:rPr>
      </w:pPr>
      <w:commentRangeStart w:id="1"/>
      <w:r w:rsidDel="00000000" w:rsidR="00000000" w:rsidRPr="00000000">
        <w:rPr>
          <w:rFonts w:ascii="Courier New" w:cs="Courier New" w:eastAsia="Courier New" w:hAnsi="Courier New"/>
          <w:b w:val="1"/>
          <w:bCs w:val="1"/>
          <w:color w:val="657b83"/>
          <w:sz w:val="18"/>
          <w:szCs w:val="18"/>
          <w:rtl w:val="0"/>
        </w:rPr>
        <w:t xml:space="preserve">Each issue is a </w:t>
      </w:r>
      <w:r w:rsidDel="00000000" w:rsidR="00000000" w:rsidRPr="00000000">
        <w:rPr>
          <w:rFonts w:ascii="Courier New" w:cs="Courier New" w:eastAsia="Courier New" w:hAnsi="Courier New"/>
          <w:b w:val="1"/>
          <w:bCs w:val="1"/>
          <w:color w:val="d33682"/>
          <w:sz w:val="18"/>
          <w:szCs w:val="18"/>
          <w:rtl w:val="0"/>
        </w:rPr>
        <w:t xml:space="preserve">**continuous policy rate**</w:t>
      </w:r>
      <w:r w:rsidDel="00000000" w:rsidR="00000000" w:rsidRPr="00000000">
        <w:rPr>
          <w:rFonts w:ascii="Courier New" w:cs="Courier New" w:eastAsia="Courier New" w:hAnsi="Courier New"/>
          <w:b w:val="1"/>
          <w:bCs w:val="1"/>
          <w:color w:val="657b83"/>
          <w:sz w:val="18"/>
          <w:szCs w:val="18"/>
          <w:rtl w:val="0"/>
        </w:rPr>
        <w:t xml:space="preserve"> in [0.0, 1.0]: 0.0 = 0% (minimum policy level), 1.0 = 100% (maximum policy level). Positions are meaningful at every intermediate value — there is no "neutral"; 0.35 literally means "~35% of that measure."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2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 Issue Name | Scale: 0% = … \| 100% = … | Plain-English interpretation template |</w:t>
      </w:r>
    </w:p>
    <w:p w:rsidR="00000000" w:rsidDel="00000000" w:rsidP="00000000" w:rsidRDefault="00000000" w:rsidRPr="00000000" w14:paraId="0000002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2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 AI chip export quota | 0% = total ban on H200-class AI chip exports \| 100% = unrestricted export of all advanced AI chips | ~{pct}% of advanced AI chip production cleared for export |</w:t>
      </w:r>
    </w:p>
    <w:p w:rsidR="00000000" w:rsidDel="00000000" w:rsidP="00000000" w:rsidRDefault="00000000" w:rsidRPr="00000000" w14:paraId="0000002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commentRangeStart w:id="2"/>
      <w:r w:rsidDel="00000000" w:rsidR="00000000" w:rsidRPr="00000000">
        <w:rPr>
          <w:rFonts w:ascii="Courier New" w:cs="Courier New" w:eastAsia="Courier New" w:hAnsi="Courier New"/>
          <w:b w:val="1"/>
          <w:bCs w:val="1"/>
          <w:color w:val="657b83"/>
          <w:sz w:val="18"/>
          <w:szCs w:val="18"/>
          <w:rtl w:val="0"/>
        </w:rPr>
        <w:t xml:space="preserve">2</w:t>
      </w:r>
      <w:commentRangeEnd w:id="2"/>
      <w:r w:rsidDel="00000000" w:rsidR="00000000" w:rsidRPr="00000000">
        <w:commentReference w:id="2"/>
      </w:r>
      <w:r w:rsidDel="00000000" w:rsidR="00000000" w:rsidRPr="00000000">
        <w:rPr>
          <w:rFonts w:ascii="Courier New" w:cs="Courier New" w:eastAsia="Courier New" w:hAnsi="Courier New"/>
          <w:b w:val="1"/>
          <w:bCs w:val="1"/>
          <w:color w:val="657b83"/>
          <w:sz w:val="18"/>
          <w:szCs w:val="18"/>
          <w:rtl w:val="0"/>
        </w:rPr>
        <w:t xml:space="preserve"> | Autonomous weapons human oversight | 0% = fully autonomous lethal decisions (no human required) \| 100% = every strike requires explicit human authorization | </w:t>
      </w:r>
      <w:commentRangeStart w:id="3"/>
      <w:r w:rsidDel="00000000" w:rsidR="00000000" w:rsidRPr="00000000">
        <w:rPr>
          <w:rFonts w:ascii="Courier New" w:cs="Courier New" w:eastAsia="Courier New" w:hAnsi="Courier New"/>
          <w:b w:val="1"/>
          <w:bCs w:val="1"/>
          <w:color w:val="657b83"/>
          <w:sz w:val="18"/>
          <w:szCs w:val="18"/>
          <w:rtl w:val="0"/>
        </w:rPr>
        <w:t xml:space="preserve">~{pct}% of lethal autonomous strikes require explicit human authorization</w:t>
      </w:r>
      <w:commentRangeEnd w:id="3"/>
      <w:r w:rsidDel="00000000" w:rsidR="00000000" w:rsidRPr="00000000">
        <w:commentReference w:id="3"/>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2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 Critical mineral revenue share | 0% = host nation keeps all extraction revenues \| 100% = partner nation receives all extraction revenues | </w:t>
      </w:r>
      <w:commentRangeStart w:id="4"/>
      <w:r w:rsidDel="00000000" w:rsidR="00000000" w:rsidRPr="00000000">
        <w:rPr>
          <w:rFonts w:ascii="Courier New" w:cs="Courier New" w:eastAsia="Courier New" w:hAnsi="Courier New"/>
          <w:b w:val="1"/>
          <w:bCs w:val="1"/>
          <w:color w:val="657b83"/>
          <w:sz w:val="18"/>
          <w:szCs w:val="18"/>
          <w:rtl w:val="0"/>
        </w:rPr>
        <w:t xml:space="preserve">~{pct}% of extraction revenues paid to partner nation</w:t>
      </w:r>
      <w:commentRangeEnd w:id="4"/>
      <w:r w:rsidDel="00000000" w:rsidR="00000000" w:rsidRPr="00000000">
        <w:commentReference w:id="4"/>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2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 Disputed territory restoration | 0% = no territory returned (status quo frozen) \| 100% = full pre-conflict borders restored | </w:t>
      </w:r>
      <w:commentRangeStart w:id="5"/>
      <w:r w:rsidDel="00000000" w:rsidR="00000000" w:rsidRPr="00000000">
        <w:rPr>
          <w:rFonts w:ascii="Courier New" w:cs="Courier New" w:eastAsia="Courier New" w:hAnsi="Courier New"/>
          <w:b w:val="1"/>
          <w:bCs w:val="1"/>
          <w:color w:val="657b83"/>
          <w:sz w:val="18"/>
          <w:szCs w:val="18"/>
          <w:rtl w:val="0"/>
        </w:rPr>
        <w:t xml:space="preserve">~{pct}% of disputed territory returned to pre-conflict control</w:t>
      </w:r>
      <w:commentRangeEnd w:id="5"/>
      <w:r w:rsidDel="00000000" w:rsidR="00000000" w:rsidRPr="00000000">
        <w:commentReference w:id="5"/>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2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5 | Nuclear warhead reduction | 0% = no warheads eliminated \| 100% = complete bilateral nuclear disarmament | ~{pct}% of bilateral nuclear warheads eliminated |</w:t>
      </w:r>
    </w:p>
    <w:p w:rsidR="00000000" w:rsidDel="00000000" w:rsidP="00000000" w:rsidRDefault="00000000" w:rsidRPr="00000000" w14:paraId="0000002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6 | AI training data localization | 0% = citizen AI training data freely processed abroad \| 100% = all citizen AI data must be stored domestically | </w:t>
      </w:r>
      <w:commentRangeStart w:id="6"/>
      <w:r w:rsidDel="00000000" w:rsidR="00000000" w:rsidRPr="00000000">
        <w:rPr>
          <w:rFonts w:ascii="Courier New" w:cs="Courier New" w:eastAsia="Courier New" w:hAnsi="Courier New"/>
          <w:b w:val="1"/>
          <w:bCs w:val="1"/>
          <w:color w:val="657b83"/>
          <w:sz w:val="18"/>
          <w:szCs w:val="18"/>
          <w:rtl w:val="0"/>
        </w:rPr>
        <w:t xml:space="preserve">~{pct}% of citizen AI training data must be stored domestically</w:t>
      </w:r>
      <w:commentRangeEnd w:id="6"/>
      <w:r w:rsidDel="00000000" w:rsidR="00000000" w:rsidRPr="00000000">
        <w:commentReference w:id="6"/>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2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7 | Fentanyl precursor interdiction | 0% = no precursor shipments interdicted \| 100% = all suspected precursor exports seized at border | </w:t>
      </w:r>
      <w:ins w:author="Joie Zhang" w:id="0" w:date="2026-03-27T15:16:40Z">
        <w:r w:rsidDel="00000000" w:rsidR="00000000" w:rsidRPr="00000000">
          <w:rPr>
            <w:rFonts w:ascii="Courier New" w:cs="Courier New" w:eastAsia="Courier New" w:hAnsi="Courier New"/>
            <w:b w:val="1"/>
            <w:bCs w:val="1"/>
            <w:color w:val="657b83"/>
            <w:sz w:val="18"/>
            <w:szCs w:val="18"/>
            <w:rtl w:val="0"/>
          </w:rPr>
          <w:t xml:space="preserve">based on the cost of enforcement, </w:t>
        </w:r>
      </w:ins>
      <w:commentRangeStart w:id="7"/>
      <w:commentRangeStart w:id="8"/>
      <w:r w:rsidDel="00000000" w:rsidR="00000000" w:rsidRPr="00000000">
        <w:rPr>
          <w:rFonts w:ascii="Courier New" w:cs="Courier New" w:eastAsia="Courier New" w:hAnsi="Courier New"/>
          <w:b w:val="1"/>
          <w:bCs w:val="1"/>
          <w:color w:val="657b83"/>
          <w:sz w:val="18"/>
          <w:szCs w:val="18"/>
          <w:rtl w:val="0"/>
        </w:rPr>
        <w:t xml:space="preserve">~{pct}% of suspected precursor shipments </w:t>
      </w:r>
      <w:commentRangeStart w:id="9"/>
      <w:r w:rsidDel="00000000" w:rsidR="00000000" w:rsidRPr="00000000">
        <w:rPr>
          <w:rFonts w:ascii="Courier New" w:cs="Courier New" w:eastAsia="Courier New" w:hAnsi="Courier New"/>
          <w:b w:val="1"/>
          <w:bCs w:val="1"/>
          <w:color w:val="657b83"/>
          <w:sz w:val="18"/>
          <w:szCs w:val="18"/>
          <w:rtl w:val="0"/>
        </w:rPr>
        <w:t xml:space="preserve">interdicted</w:t>
      </w:r>
      <w:commentRangeEnd w:id="9"/>
      <w:r w:rsidDel="00000000" w:rsidR="00000000" w:rsidRPr="00000000">
        <w:commentReference w:id="9"/>
      </w:r>
      <w:r w:rsidDel="00000000" w:rsidR="00000000" w:rsidRPr="00000000">
        <w:rPr>
          <w:rFonts w:ascii="Courier New" w:cs="Courier New" w:eastAsia="Courier New" w:hAnsi="Courier New"/>
          <w:b w:val="1"/>
          <w:bCs w:val="1"/>
          <w:color w:val="657b83"/>
          <w:sz w:val="18"/>
          <w:szCs w:val="18"/>
          <w:rtl w:val="0"/>
        </w:rPr>
        <w:t xml:space="preserve"> at the border</w:t>
      </w:r>
      <w:commentRangeEnd w:id="7"/>
      <w:r w:rsidDel="00000000" w:rsidR="00000000" w:rsidRPr="00000000">
        <w:commentReference w:id="7"/>
      </w:r>
      <w:commentRangeEnd w:id="8"/>
      <w:r w:rsidDel="00000000" w:rsidR="00000000" w:rsidRPr="00000000">
        <w:commentReference w:id="8"/>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2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8 | Carbon border adjustment | 0% = no carbon cost on imports \| 100% = full domestic carbon price applied to all partner imports | ~{pct}% of domestic carbon price applied to partner imports |</w:t>
      </w:r>
    </w:p>
    <w:p w:rsidR="00000000" w:rsidDel="00000000" w:rsidP="00000000" w:rsidRDefault="00000000" w:rsidRPr="00000000" w14:paraId="0000002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9 | Domestic content requirement | 0% = no domestic sourcing required \| 100% = all goods must be locally produced for preferential tariff rates | ~{pct}% domestic content required for preferential tariff rates |</w:t>
      </w:r>
    </w:p>
    <w:p w:rsidR="00000000" w:rsidDel="00000000" w:rsidP="00000000" w:rsidRDefault="00000000" w:rsidRPr="00000000" w14:paraId="0000003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10 | </w:t>
      </w:r>
      <w:commentRangeStart w:id="10"/>
      <w:r w:rsidDel="00000000" w:rsidR="00000000" w:rsidRPr="00000000">
        <w:rPr>
          <w:rFonts w:ascii="Courier New" w:cs="Courier New" w:eastAsia="Courier New" w:hAnsi="Courier New"/>
          <w:b w:val="1"/>
          <w:bCs w:val="1"/>
          <w:color w:val="657b83"/>
          <w:sz w:val="18"/>
          <w:szCs w:val="18"/>
          <w:rtl w:val="0"/>
        </w:rPr>
        <w:t xml:space="preserve">Bilateral</w:t>
      </w:r>
      <w:commentRangeEnd w:id="10"/>
      <w:r w:rsidDel="00000000" w:rsidR="00000000" w:rsidRPr="00000000">
        <w:commentReference w:id="10"/>
      </w:r>
      <w:r w:rsidDel="00000000" w:rsidR="00000000" w:rsidRPr="00000000">
        <w:rPr>
          <w:rFonts w:ascii="Courier New" w:cs="Courier New" w:eastAsia="Courier New" w:hAnsi="Courier New"/>
          <w:b w:val="1"/>
          <w:bCs w:val="1"/>
          <w:color w:val="657b83"/>
          <w:sz w:val="18"/>
          <w:szCs w:val="18"/>
          <w:rtl w:val="0"/>
        </w:rPr>
        <w:t xml:space="preserve"> sanctions relief | 0% = no sanctions lifted \| 100% = all existing bilateral sanctions removed | ~{pct}% of existing bilateral sanctions lifted |</w:t>
      </w:r>
    </w:p>
    <w:p w:rsidR="00000000" w:rsidDel="00000000" w:rsidP="00000000" w:rsidRDefault="00000000" w:rsidRPr="00000000" w14:paraId="0000003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3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3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34">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Game 3 — All Possible Projects (PROJECT_NAMES)</w:t>
      </w:r>
    </w:p>
    <w:p w:rsidR="00000000" w:rsidDel="00000000" w:rsidP="00000000" w:rsidRDefault="00000000" w:rsidRPr="00000000" w14:paraId="0000003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3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Up to 10 projects; the game uses the first </w:t>
      </w:r>
      <w:r w:rsidDel="00000000" w:rsidR="00000000" w:rsidRPr="00000000">
        <w:rPr>
          <w:rFonts w:ascii="Courier New" w:cs="Courier New" w:eastAsia="Courier New" w:hAnsi="Courier New"/>
          <w:b w:val="1"/>
          <w:bCs w:val="1"/>
          <w:color w:val="2aa198"/>
          <w:sz w:val="18"/>
          <w:szCs w:val="18"/>
          <w:rtl w:val="0"/>
        </w:rPr>
        <w:t xml:space="preserve">`m_projects`</w:t>
      </w:r>
      <w:r w:rsidDel="00000000" w:rsidR="00000000" w:rsidRPr="00000000">
        <w:rPr>
          <w:rFonts w:ascii="Courier New" w:cs="Courier New" w:eastAsia="Courier New" w:hAnsi="Courier New"/>
          <w:b w:val="1"/>
          <w:bCs w:val="1"/>
          <w:color w:val="657b83"/>
          <w:sz w:val="18"/>
          <w:szCs w:val="18"/>
          <w:rtl w:val="0"/>
        </w:rPr>
        <w:t xml:space="preserve"> from this list. Project costs are sampled from </w:t>
      </w:r>
      <w:r w:rsidDel="00000000" w:rsidR="00000000" w:rsidRPr="00000000">
        <w:rPr>
          <w:rFonts w:ascii="Courier New" w:cs="Courier New" w:eastAsia="Courier New" w:hAnsi="Courier New"/>
          <w:b w:val="1"/>
          <w:bCs w:val="1"/>
          <w:color w:val="2aa198"/>
          <w:sz w:val="18"/>
          <w:szCs w:val="18"/>
          <w:rtl w:val="0"/>
        </w:rPr>
        <w:t xml:space="preserve">`Uniform(c_min, c_max)`</w:t>
      </w:r>
      <w:r w:rsidDel="00000000" w:rsidR="00000000" w:rsidRPr="00000000">
        <w:rPr>
          <w:rFonts w:ascii="Courier New" w:cs="Courier New" w:eastAsia="Courier New" w:hAnsi="Courier New"/>
          <w:b w:val="1"/>
          <w:bCs w:val="1"/>
          <w:color w:val="657b83"/>
          <w:sz w:val="18"/>
          <w:szCs w:val="18"/>
          <w:rtl w:val="0"/>
        </w:rPr>
        <w:t xml:space="preserve"> at runtime (default range roughly 10–40 per project).</w:t>
      </w:r>
    </w:p>
    <w:p w:rsidR="00000000" w:rsidDel="00000000" w:rsidP="00000000" w:rsidRDefault="00000000" w:rsidRPr="00000000" w14:paraId="0000003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3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Index | Name |</w:t>
      </w:r>
    </w:p>
    <w:p w:rsidR="00000000" w:rsidDel="00000000" w:rsidP="00000000" w:rsidRDefault="00000000" w:rsidRPr="00000000" w14:paraId="0000003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3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 Project </w:t>
      </w:r>
      <w:commentRangeStart w:id="11"/>
      <w:commentRangeStart w:id="12"/>
      <w:r w:rsidDel="00000000" w:rsidR="00000000" w:rsidRPr="00000000">
        <w:rPr>
          <w:rFonts w:ascii="Courier New" w:cs="Courier New" w:eastAsia="Courier New" w:hAnsi="Courier New"/>
          <w:b w:val="1"/>
          <w:bCs w:val="1"/>
          <w:color w:val="657b83"/>
          <w:sz w:val="18"/>
          <w:szCs w:val="18"/>
          <w:rtl w:val="0"/>
        </w:rPr>
        <w:t xml:space="preserve">Alpha</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3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 Project Beta |</w:t>
      </w:r>
    </w:p>
    <w:p w:rsidR="00000000" w:rsidDel="00000000" w:rsidP="00000000" w:rsidRDefault="00000000" w:rsidRPr="00000000" w14:paraId="0000003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 Project Gamma |</w:t>
      </w:r>
    </w:p>
    <w:p w:rsidR="00000000" w:rsidDel="00000000" w:rsidP="00000000" w:rsidRDefault="00000000" w:rsidRPr="00000000" w14:paraId="0000003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 Project Delta |</w:t>
      </w:r>
    </w:p>
    <w:p w:rsidR="00000000" w:rsidDel="00000000" w:rsidP="00000000" w:rsidRDefault="00000000" w:rsidRPr="00000000" w14:paraId="0000003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 Project Epsilon |</w:t>
      </w:r>
    </w:p>
    <w:p w:rsidR="00000000" w:rsidDel="00000000" w:rsidP="00000000" w:rsidRDefault="00000000" w:rsidRPr="00000000" w14:paraId="0000003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5 | Project Zeta |</w:t>
      </w:r>
    </w:p>
    <w:p w:rsidR="00000000" w:rsidDel="00000000" w:rsidP="00000000" w:rsidRDefault="00000000" w:rsidRPr="00000000" w14:paraId="0000004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6 | Project Eta |</w:t>
      </w:r>
    </w:p>
    <w:p w:rsidR="00000000" w:rsidDel="00000000" w:rsidP="00000000" w:rsidRDefault="00000000" w:rsidRPr="00000000" w14:paraId="0000004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7 | Project Theta |</w:t>
      </w:r>
    </w:p>
    <w:p w:rsidR="00000000" w:rsidDel="00000000" w:rsidP="00000000" w:rsidRDefault="00000000" w:rsidRPr="00000000" w14:paraId="0000004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8 | Project Iota |</w:t>
      </w:r>
    </w:p>
    <w:p w:rsidR="00000000" w:rsidDel="00000000" w:rsidP="00000000" w:rsidRDefault="00000000" w:rsidRPr="00000000" w14:paraId="0000004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9 | Project Kappa |</w:t>
      </w:r>
    </w:p>
    <w:p w:rsidR="00000000" w:rsidDel="00000000" w:rsidP="00000000" w:rsidRDefault="00000000" w:rsidRPr="00000000" w14:paraId="0000004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4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4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4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48">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Game 1: Item Allocation</w:t>
      </w:r>
    </w:p>
    <w:p w:rsidR="00000000" w:rsidDel="00000000" w:rsidP="00000000" w:rsidRDefault="00000000" w:rsidRPr="00000000" w14:paraId="0000004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4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657b83"/>
          <w:sz w:val="18"/>
          <w:szCs w:val="18"/>
          <w:rtl w:val="0"/>
        </w:rPr>
        <w:t xml:space="preserve">Protocol: </w:t>
      </w:r>
      <w:r w:rsidDel="00000000" w:rsidR="00000000" w:rsidRPr="00000000">
        <w:rPr>
          <w:rFonts w:ascii="Courier New" w:cs="Courier New" w:eastAsia="Courier New" w:hAnsi="Courier New"/>
          <w:b w:val="1"/>
          <w:bCs w:val="1"/>
          <w:color w:val="d33682"/>
          <w:sz w:val="18"/>
          <w:szCs w:val="18"/>
          <w:rtl w:val="0"/>
        </w:rPr>
        <w:t xml:space="preserve">**Propose-and-Vote**</w:t>
      </w:r>
    </w:p>
    <w:p w:rsidR="00000000" w:rsidDel="00000000" w:rsidP="00000000" w:rsidRDefault="00000000" w:rsidRPr="00000000" w14:paraId="0000004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Phases per round: Setup → Preference Assignment → Discussion → Private Thinking → Proposal → Voting → </w:t>
      </w:r>
      <w:commentRangeStart w:id="13"/>
      <w:r w:rsidDel="00000000" w:rsidR="00000000" w:rsidRPr="00000000">
        <w:rPr>
          <w:rFonts w:ascii="Courier New" w:cs="Courier New" w:eastAsia="Courier New" w:hAnsi="Courier New"/>
          <w:b w:val="1"/>
          <w:bCs w:val="1"/>
          <w:color w:val="657b83"/>
          <w:sz w:val="18"/>
          <w:szCs w:val="18"/>
          <w:rtl w:val="0"/>
        </w:rPr>
        <w:t xml:space="preserve">Reflection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4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4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4F">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1.1 Game Rules Prompt</w:t>
      </w:r>
    </w:p>
    <w:p w:rsidR="00000000" w:rsidDel="00000000" w:rsidP="00000000" w:rsidRDefault="00000000" w:rsidRPr="00000000" w14:paraId="0000005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51">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05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5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05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5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`{agent_phrase}`</w:t>
      </w:r>
      <w:r w:rsidDel="00000000" w:rsidR="00000000" w:rsidRPr="00000000">
        <w:rPr>
          <w:rFonts w:ascii="Courier New" w:cs="Courier New" w:eastAsia="Courier New" w:hAnsi="Courier New"/>
          <w:b w:val="1"/>
          <w:bCs w:val="1"/>
          <w:color w:val="657b83"/>
          <w:sz w:val="18"/>
          <w:szCs w:val="18"/>
          <w:rtl w:val="0"/>
        </w:rPr>
        <w:t xml:space="preserve"> | "another agent" (n=2) or "N-1 other agents" (n&gt;2) | </w:t>
      </w:r>
      <w:r w:rsidDel="00000000" w:rsidR="00000000" w:rsidRPr="00000000">
        <w:rPr>
          <w:rFonts w:ascii="Courier New" w:cs="Courier New" w:eastAsia="Courier New" w:hAnsi="Courier New"/>
          <w:b w:val="1"/>
          <w:bCs w:val="1"/>
          <w:color w:val="2aa198"/>
          <w:sz w:val="18"/>
          <w:szCs w:val="18"/>
          <w:rtl w:val="0"/>
        </w:rPr>
        <w:t xml:space="preserve">`another agent`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`{N}`</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`{len(items)}`</w:t>
      </w:r>
      <w:r w:rsidDel="00000000" w:rsidR="00000000" w:rsidRPr="00000000">
        <w:rPr>
          <w:rFonts w:ascii="Courier New" w:cs="Courier New" w:eastAsia="Courier New" w:hAnsi="Courier New"/>
          <w:b w:val="1"/>
          <w:bCs w:val="1"/>
          <w:color w:val="657b83"/>
          <w:sz w:val="18"/>
          <w:szCs w:val="18"/>
          <w:rtl w:val="0"/>
        </w:rPr>
        <w:t xml:space="preserve"> | Number of items in this game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`{items_text}`</w:t>
      </w:r>
      <w:r w:rsidDel="00000000" w:rsidR="00000000" w:rsidRPr="00000000">
        <w:rPr>
          <w:rFonts w:ascii="Courier New" w:cs="Courier New" w:eastAsia="Courier New" w:hAnsi="Courier New"/>
          <w:b w:val="1"/>
          <w:bCs w:val="1"/>
          <w:color w:val="657b83"/>
          <w:sz w:val="18"/>
          <w:szCs w:val="18"/>
          <w:rtl w:val="0"/>
        </w:rPr>
        <w:t xml:space="preserve"> | Numbered list of item names | </w:t>
      </w:r>
      <w:r w:rsidDel="00000000" w:rsidR="00000000" w:rsidRPr="00000000">
        <w:rPr>
          <w:rFonts w:ascii="Courier New" w:cs="Courier New" w:eastAsia="Courier New" w:hAnsi="Courier New"/>
          <w:b w:val="1"/>
          <w:bCs w:val="1"/>
          <w:color w:val="2aa198"/>
          <w:sz w:val="18"/>
          <w:szCs w:val="18"/>
          <w:rtl w:val="0"/>
        </w:rPr>
        <w:t xml:space="preserve">`0: Apple`</w:t>
      </w: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`1: Jewel`</w:t>
      </w:r>
      <w:r w:rsidDel="00000000" w:rsidR="00000000" w:rsidRPr="00000000">
        <w:rPr>
          <w:rFonts w:ascii="Courier New" w:cs="Courier New" w:eastAsia="Courier New" w:hAnsi="Courier New"/>
          <w:b w:val="1"/>
          <w:bCs w:val="1"/>
          <w:color w:val="657b83"/>
          <w:sz w:val="18"/>
          <w:szCs w:val="18"/>
          <w:rtl w:val="0"/>
        </w:rPr>
        <w:t xml:space="preserve">, … |</w:t>
      </w:r>
    </w:p>
    <w:p w:rsidR="00000000" w:rsidDel="00000000" w:rsidP="00000000" w:rsidRDefault="00000000" w:rsidRPr="00000000" w14:paraId="0000005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`{n_agents}`</w:t>
      </w:r>
      <w:r w:rsidDel="00000000" w:rsidR="00000000" w:rsidRPr="00000000">
        <w:rPr>
          <w:rFonts w:ascii="Courier New" w:cs="Courier New" w:eastAsia="Courier New" w:hAnsi="Courier New"/>
          <w:b w:val="1"/>
          <w:bCs w:val="1"/>
          <w:color w:val="657b83"/>
          <w:sz w:val="18"/>
          <w:szCs w:val="18"/>
          <w:rtl w:val="0"/>
        </w:rPr>
        <w:t xml:space="preserve"> | Total number of agents including self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number of negotiation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`{gamma_discount}`</w:t>
      </w:r>
      <w:r w:rsidDel="00000000" w:rsidR="00000000" w:rsidRPr="00000000">
        <w:rPr>
          <w:rFonts w:ascii="Courier New" w:cs="Courier New" w:eastAsia="Courier New" w:hAnsi="Courier New"/>
          <w:b w:val="1"/>
          <w:bCs w:val="1"/>
          <w:color w:val="657b83"/>
          <w:sz w:val="18"/>
          <w:szCs w:val="18"/>
          <w:rtl w:val="0"/>
        </w:rPr>
        <w:t xml:space="preserve"> | Per-round discount factor | </w:t>
      </w:r>
      <w:r w:rsidDel="00000000" w:rsidR="00000000" w:rsidRPr="00000000">
        <w:rPr>
          <w:rFonts w:ascii="Courier New" w:cs="Courier New" w:eastAsia="Courier New" w:hAnsi="Courier New"/>
          <w:b w:val="1"/>
          <w:bCs w:val="1"/>
          <w:color w:val="2aa198"/>
          <w:sz w:val="18"/>
          <w:szCs w:val="18"/>
          <w:rtl w:val="0"/>
        </w:rPr>
        <w:t xml:space="preserve">`0.9`</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`{gamma_discount * 100:.0f}`</w:t>
      </w:r>
      <w:r w:rsidDel="00000000" w:rsidR="00000000" w:rsidRPr="00000000">
        <w:rPr>
          <w:rFonts w:ascii="Courier New" w:cs="Courier New" w:eastAsia="Courier New" w:hAnsi="Courier New"/>
          <w:b w:val="1"/>
          <w:bCs w:val="1"/>
          <w:color w:val="657b83"/>
          <w:sz w:val="18"/>
          <w:szCs w:val="18"/>
          <w:rtl w:val="0"/>
        </w:rPr>
        <w:t xml:space="preserve"> | Round 2 payoff percentage | </w:t>
      </w:r>
      <w:r w:rsidDel="00000000" w:rsidR="00000000" w:rsidRPr="00000000">
        <w:rPr>
          <w:rFonts w:ascii="Courier New" w:cs="Courier New" w:eastAsia="Courier New" w:hAnsi="Courier New"/>
          <w:b w:val="1"/>
          <w:bCs w:val="1"/>
          <w:color w:val="2aa198"/>
          <w:sz w:val="18"/>
          <w:szCs w:val="18"/>
          <w:rtl w:val="0"/>
        </w:rPr>
        <w:t xml:space="preserve">`90`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`{gamma_discount**2 * 100:.0f}`</w:t>
      </w:r>
      <w:r w:rsidDel="00000000" w:rsidR="00000000" w:rsidRPr="00000000">
        <w:rPr>
          <w:rFonts w:ascii="Courier New" w:cs="Courier New" w:eastAsia="Courier New" w:hAnsi="Courier New"/>
          <w:b w:val="1"/>
          <w:bCs w:val="1"/>
          <w:color w:val="657b83"/>
          <w:sz w:val="18"/>
          <w:szCs w:val="18"/>
          <w:rtl w:val="0"/>
        </w:rPr>
        <w:t xml:space="preserve"> | Round 3 payoff percentage | </w:t>
      </w:r>
      <w:r w:rsidDel="00000000" w:rsidR="00000000" w:rsidRPr="00000000">
        <w:rPr>
          <w:rFonts w:ascii="Courier New" w:cs="Courier New" w:eastAsia="Courier New" w:hAnsi="Courier New"/>
          <w:b w:val="1"/>
          <w:bCs w:val="1"/>
          <w:color w:val="2aa198"/>
          <w:sz w:val="18"/>
          <w:szCs w:val="18"/>
          <w:rtl w:val="0"/>
        </w:rPr>
        <w:t xml:space="preserve">`81`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5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5E">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(example: 2 agents, 5 items, γ=0.9, 3 rounds)**</w:t>
      </w:r>
    </w:p>
    <w:p w:rsidR="00000000" w:rsidDel="00000000" w:rsidP="00000000" w:rsidRDefault="00000000" w:rsidRPr="00000000" w14:paraId="0000005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6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6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Welcome to the Multi-Agent Negotiation Game!</w:t>
      </w:r>
    </w:p>
    <w:p w:rsidR="00000000" w:rsidDel="00000000" w:rsidP="00000000" w:rsidRDefault="00000000" w:rsidRPr="00000000" w14:paraId="0000006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6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participating in a strategic negotiation with another agent over 5 valuable items. Here are the complete rules:</w:t>
      </w:r>
    </w:p>
    <w:p w:rsidR="00000000" w:rsidDel="00000000" w:rsidP="00000000" w:rsidRDefault="00000000" w:rsidRPr="00000000" w14:paraId="0000006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6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**ITEMS BEING NEGOTIATED:**</w:t>
      </w:r>
    </w:p>
    <w:p w:rsidR="00000000" w:rsidDel="00000000" w:rsidP="00000000" w:rsidRDefault="00000000" w:rsidRPr="00000000" w14:paraId="0000006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Apple</w:t>
      </w:r>
    </w:p>
    <w:p w:rsidR="00000000" w:rsidDel="00000000" w:rsidP="00000000" w:rsidRDefault="00000000" w:rsidRPr="00000000" w14:paraId="0000006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Jewel</w:t>
      </w:r>
    </w:p>
    <w:p w:rsidR="00000000" w:rsidDel="00000000" w:rsidP="00000000" w:rsidRDefault="00000000" w:rsidRPr="00000000" w14:paraId="0000006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Stone</w:t>
      </w:r>
    </w:p>
    <w:p w:rsidR="00000000" w:rsidDel="00000000" w:rsidP="00000000" w:rsidRDefault="00000000" w:rsidRPr="00000000" w14:paraId="0000006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Quill</w:t>
      </w:r>
    </w:p>
    <w:p w:rsidR="00000000" w:rsidDel="00000000" w:rsidP="00000000" w:rsidRDefault="00000000" w:rsidRPr="00000000" w14:paraId="0000006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Pencil</w:t>
      </w:r>
    </w:p>
    <w:p w:rsidR="00000000" w:rsidDel="00000000" w:rsidP="00000000" w:rsidRDefault="00000000" w:rsidRPr="00000000" w14:paraId="0000006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6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**GAME STRUCTURE:**</w:t>
      </w:r>
    </w:p>
    <w:p w:rsidR="00000000" w:rsidDel="00000000" w:rsidP="00000000" w:rsidRDefault="00000000" w:rsidRPr="00000000" w14:paraId="0000006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There are 2 agents participating (including you)</w:t>
      </w:r>
    </w:p>
    <w:p w:rsidR="00000000" w:rsidDel="00000000" w:rsidP="00000000" w:rsidRDefault="00000000" w:rsidRPr="00000000" w14:paraId="0000006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negotiation will last up to 3 rounds</w:t>
      </w:r>
    </w:p>
    <w:p w:rsidR="00000000" w:rsidDel="00000000" w:rsidP="00000000" w:rsidRDefault="00000000" w:rsidRPr="00000000" w14:paraId="0000006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round follows a structured sequence of phases</w:t>
      </w:r>
    </w:p>
    <w:p w:rsidR="00000000" w:rsidDel="00000000" w:rsidP="00000000" w:rsidRDefault="00000000" w:rsidRPr="00000000" w14:paraId="0000007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7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PRIVATE PREFERENCES:**</w:t>
      </w:r>
    </w:p>
    <w:p w:rsidR="00000000" w:rsidDel="00000000" w:rsidP="00000000" w:rsidRDefault="00000000" w:rsidRPr="00000000" w14:paraId="0000007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have been assigned private preferences for each item. These preferences are SECRET.</w:t>
      </w:r>
    </w:p>
    <w:p w:rsidR="00000000" w:rsidDel="00000000" w:rsidP="00000000" w:rsidRDefault="00000000" w:rsidRPr="00000000" w14:paraId="0000007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7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**VOTING RULES:**</w:t>
      </w:r>
    </w:p>
    <w:p w:rsidR="00000000" w:rsidDel="00000000" w:rsidP="00000000" w:rsidRDefault="00000000" w:rsidRPr="00000000" w14:paraId="0000007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vote "accept" or "reject" on each proposal</w:t>
      </w:r>
    </w:p>
    <w:p w:rsidR="00000000" w:rsidDel="00000000" w:rsidP="00000000" w:rsidRDefault="00000000" w:rsidRPr="00000000" w14:paraId="0000007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 proposal needs UNANIMOUS acceptance to pass</w:t>
      </w:r>
    </w:p>
    <w:p w:rsidR="00000000" w:rsidDel="00000000" w:rsidP="00000000" w:rsidRDefault="00000000" w:rsidRPr="00000000" w14:paraId="0000007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If no proposal gets unanimous support, we continue to the next round</w:t>
      </w:r>
    </w:p>
    <w:p w:rsidR="00000000" w:rsidDel="00000000" w:rsidP="00000000" w:rsidRDefault="00000000" w:rsidRPr="00000000" w14:paraId="0000007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7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**REWARD DISCOUNTING:**</w:t>
      </w:r>
    </w:p>
    <w:p w:rsidR="00000000" w:rsidDel="00000000" w:rsidP="00000000" w:rsidRDefault="00000000" w:rsidRPr="00000000" w14:paraId="0000007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Rewards are discounted by a factor of 0.9 per round</w:t>
      </w:r>
    </w:p>
    <w:p w:rsidR="00000000" w:rsidDel="00000000" w:rsidP="00000000" w:rsidRDefault="00000000" w:rsidRPr="00000000" w14:paraId="0000007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Round 1 rewards: 100% of utility</w:t>
      </w:r>
    </w:p>
    <w:p w:rsidR="00000000" w:rsidDel="00000000" w:rsidP="00000000" w:rsidRDefault="00000000" w:rsidRPr="00000000" w14:paraId="0000007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Round 2 rewards: 90% of utility</w:t>
      </w:r>
    </w:p>
    <w:p w:rsidR="00000000" w:rsidDel="00000000" w:rsidP="00000000" w:rsidRDefault="00000000" w:rsidRPr="00000000" w14:paraId="0000007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Round 3 rewards: 81% of utility</w:t>
      </w:r>
    </w:p>
    <w:p w:rsidR="00000000" w:rsidDel="00000000" w:rsidP="00000000" w:rsidRDefault="00000000" w:rsidRPr="00000000" w14:paraId="0000007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longer negotiations take, the less valuable the final allocation becomes</w:t>
      </w:r>
    </w:p>
    <w:p w:rsidR="00000000" w:rsidDel="00000000" w:rsidP="00000000" w:rsidRDefault="00000000" w:rsidRPr="00000000" w14:paraId="0000007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8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**WINNING CONDITIONS:**</w:t>
      </w:r>
    </w:p>
    <w:p w:rsidR="00000000" w:rsidDel="00000000" w:rsidP="00000000" w:rsidRDefault="00000000" w:rsidRPr="00000000" w14:paraId="0000008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goal is to maximize your total utility (after discounting)</w:t>
      </w:r>
    </w:p>
    <w:p w:rsidR="00000000" w:rsidDel="00000000" w:rsidP="00000000" w:rsidRDefault="00000000" w:rsidRPr="00000000" w14:paraId="0000008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No deal means everyone gets zero utility</w:t>
      </w:r>
    </w:p>
    <w:p w:rsidR="00000000" w:rsidDel="00000000" w:rsidP="00000000" w:rsidRDefault="00000000" w:rsidRPr="00000000" w14:paraId="0000008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Consider both immediate gains and the likelihood of proposals being accepted</w:t>
      </w:r>
    </w:p>
    <w:p w:rsidR="00000000" w:rsidDel="00000000" w:rsidP="00000000" w:rsidRDefault="00000000" w:rsidRPr="00000000" w14:paraId="0000008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Earlier agreements are worth more due to discounting</w:t>
      </w:r>
    </w:p>
    <w:p w:rsidR="00000000" w:rsidDel="00000000" w:rsidP="00000000" w:rsidRDefault="00000000" w:rsidRPr="00000000" w14:paraId="0000008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86">
      <w:pPr>
        <w:shd w:fill="fdf6e3" w:val="clear"/>
        <w:spacing w:line="360" w:lineRule="auto"/>
        <w:rPr>
          <w:rFonts w:ascii="Courier New" w:cs="Courier New" w:eastAsia="Courier New" w:hAnsi="Courier New"/>
          <w:b w:val="1"/>
          <w:bCs w:val="1"/>
          <w:color w:val="657b83"/>
          <w:sz w:val="18"/>
          <w:szCs w:val="18"/>
        </w:rPr>
      </w:pPr>
      <w:commentRangeStart w:id="14"/>
      <w:r w:rsidDel="00000000" w:rsidR="00000000" w:rsidRPr="00000000">
        <w:rPr>
          <w:rFonts w:ascii="Courier New" w:cs="Courier New" w:eastAsia="Courier New" w:hAnsi="Courier New"/>
          <w:b w:val="1"/>
          <w:bCs w:val="1"/>
          <w:color w:val="657b83"/>
          <w:sz w:val="18"/>
          <w:szCs w:val="18"/>
          <w:rtl w:val="0"/>
        </w:rPr>
        <w:t xml:space="preserve">Please acknowledge that you understand these rules and are ready to participate!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8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8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8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8B">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1.2 Preference Assignment Prompt</w:t>
      </w:r>
    </w:p>
    <w:p w:rsidR="00000000" w:rsidDel="00000000" w:rsidP="00000000" w:rsidRDefault="00000000" w:rsidRPr="00000000" w14:paraId="0000008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8D">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08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8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09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9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`{agent_id}`</w:t>
      </w:r>
      <w:r w:rsidDel="00000000" w:rsidR="00000000" w:rsidRPr="00000000">
        <w:rPr>
          <w:rFonts w:ascii="Courier New" w:cs="Courier New" w:eastAsia="Courier New" w:hAnsi="Courier New"/>
          <w:b w:val="1"/>
          <w:bCs w:val="1"/>
          <w:color w:val="657b83"/>
          <w:sz w:val="18"/>
          <w:szCs w:val="18"/>
          <w:rtl w:val="0"/>
        </w:rPr>
        <w:t xml:space="preserve"> | This agent's model/role identifier | </w:t>
      </w:r>
      <w:r w:rsidDel="00000000" w:rsidR="00000000" w:rsidRPr="00000000">
        <w:rPr>
          <w:rFonts w:ascii="Courier New" w:cs="Courier New" w:eastAsia="Courier New" w:hAnsi="Courier New"/>
          <w:b w:val="1"/>
          <w:bCs w:val="1"/>
          <w:color w:val="2aa198"/>
          <w:sz w:val="18"/>
          <w:szCs w:val="18"/>
          <w:rtl w:val="0"/>
        </w:rPr>
        <w:t xml:space="preserve">`gpt-4o`</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9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`{pref_lines}`</w:t>
      </w:r>
      <w:r w:rsidDel="00000000" w:rsidR="00000000" w:rsidRPr="00000000">
        <w:rPr>
          <w:rFonts w:ascii="Courier New" w:cs="Courier New" w:eastAsia="Courier New" w:hAnsi="Courier New"/>
          <w:b w:val="1"/>
          <w:bCs w:val="1"/>
          <w:color w:val="657b83"/>
          <w:sz w:val="18"/>
          <w:szCs w:val="18"/>
          <w:rtl w:val="0"/>
        </w:rPr>
        <w:t xml:space="preserve"> | One line per item: index, name, value, priority label | </w:t>
      </w:r>
      <w:r w:rsidDel="00000000" w:rsidR="00000000" w:rsidRPr="00000000">
        <w:rPr>
          <w:rFonts w:ascii="Fira Mono" w:cs="Fira Mono" w:eastAsia="Fira Mono" w:hAnsi="Fira Mono"/>
          <w:b w:val="1"/>
          <w:bCs w:val="1"/>
          <w:color w:val="2aa198"/>
          <w:sz w:val="18"/>
          <w:szCs w:val="18"/>
          <w:rtl w:val="0"/>
        </w:rPr>
        <w:t xml:space="preserve">`0: Apple → 8.34 (HIGH PRIORITY)`</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9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`{max_utility:.2f}`</w:t>
      </w:r>
      <w:r w:rsidDel="00000000" w:rsidR="00000000" w:rsidRPr="00000000">
        <w:rPr>
          <w:rFonts w:ascii="Courier New" w:cs="Courier New" w:eastAsia="Courier New" w:hAnsi="Courier New"/>
          <w:b w:val="1"/>
          <w:bCs w:val="1"/>
          <w:color w:val="657b83"/>
          <w:sz w:val="18"/>
          <w:szCs w:val="18"/>
          <w:rtl w:val="0"/>
        </w:rPr>
        <w:t xml:space="preserve"> | Sum of all item preferences (theoretical max if agent gets everything) | </w:t>
      </w:r>
      <w:r w:rsidDel="00000000" w:rsidR="00000000" w:rsidRPr="00000000">
        <w:rPr>
          <w:rFonts w:ascii="Courier New" w:cs="Courier New" w:eastAsia="Courier New" w:hAnsi="Courier New"/>
          <w:b w:val="1"/>
          <w:bCs w:val="1"/>
          <w:color w:val="2aa198"/>
          <w:sz w:val="18"/>
          <w:szCs w:val="18"/>
          <w:rtl w:val="0"/>
        </w:rPr>
        <w:t xml:space="preserve">`28.71`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9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95">
      <w:pPr>
        <w:shd w:fill="fdf6e3" w:val="clear"/>
        <w:spacing w:line="360" w:lineRule="auto"/>
        <w:rPr>
          <w:rFonts w:ascii="Courier New" w:cs="Courier New" w:eastAsia="Courier New" w:hAnsi="Courier New"/>
          <w:b w:val="1"/>
          <w:bCs w:val="1"/>
          <w:i w:val="1"/>
          <w:iCs w:val="1"/>
          <w:color w:val="d33682"/>
          <w:sz w:val="18"/>
          <w:szCs w:val="18"/>
        </w:rPr>
      </w:pPr>
      <w:commentRangeStart w:id="15"/>
      <w:r w:rsidDel="00000000" w:rsidR="00000000" w:rsidRPr="00000000">
        <w:rPr>
          <w:rFonts w:ascii="Gungsuh" w:cs="Gungsuh" w:eastAsia="Gungsuh" w:hAnsi="Gungsuh"/>
          <w:b w:val="1"/>
          <w:bCs w:val="1"/>
          <w:color w:val="657b83"/>
          <w:sz w:val="18"/>
          <w:szCs w:val="18"/>
          <w:rtl w:val="0"/>
        </w:rPr>
        <w:t xml:space="preserve">Priority thresholds: value ≥ 7.0 → </w:t>
      </w:r>
      <w:r w:rsidDel="00000000" w:rsidR="00000000" w:rsidRPr="00000000">
        <w:rPr>
          <w:rFonts w:ascii="Courier New" w:cs="Courier New" w:eastAsia="Courier New" w:hAnsi="Courier New"/>
          <w:b w:val="1"/>
          <w:bCs w:val="1"/>
          <w:color w:val="d33682"/>
          <w:sz w:val="18"/>
          <w:szCs w:val="18"/>
          <w:rtl w:val="0"/>
        </w:rPr>
        <w:t xml:space="preserve">**HIGH PRIORITY**</w:t>
      </w:r>
      <w:r w:rsidDel="00000000" w:rsidR="00000000" w:rsidRPr="00000000">
        <w:rPr>
          <w:rFonts w:ascii="Gungsuh" w:cs="Gungsuh" w:eastAsia="Gungsuh" w:hAnsi="Gungsuh"/>
          <w:b w:val="1"/>
          <w:bCs w:val="1"/>
          <w:color w:val="657b83"/>
          <w:sz w:val="18"/>
          <w:szCs w:val="18"/>
          <w:rtl w:val="0"/>
        </w:rPr>
        <w:t xml:space="preserve">, ≥ 4.0 → </w:t>
      </w:r>
      <w:r w:rsidDel="00000000" w:rsidR="00000000" w:rsidRPr="00000000">
        <w:rPr>
          <w:rFonts w:ascii="Courier New" w:cs="Courier New" w:eastAsia="Courier New" w:hAnsi="Courier New"/>
          <w:b w:val="1"/>
          <w:bCs w:val="1"/>
          <w:color w:val="d33682"/>
          <w:sz w:val="18"/>
          <w:szCs w:val="18"/>
          <w:rtl w:val="0"/>
        </w:rPr>
        <w:t xml:space="preserve">**Medium Priority**</w:t>
      </w:r>
      <w:r w:rsidDel="00000000" w:rsidR="00000000" w:rsidRPr="00000000">
        <w:rPr>
          <w:rFonts w:ascii="Fira Mono" w:cs="Fira Mono" w:eastAsia="Fira Mono" w:hAnsi="Fira Mono"/>
          <w:b w:val="1"/>
          <w:bCs w:val="1"/>
          <w:color w:val="657b83"/>
          <w:sz w:val="18"/>
          <w:szCs w:val="18"/>
          <w:rtl w:val="0"/>
        </w:rPr>
        <w:t xml:space="preserve">, &lt; 4.0 → </w:t>
      </w:r>
      <w:r w:rsidDel="00000000" w:rsidR="00000000" w:rsidRPr="00000000">
        <w:rPr>
          <w:rFonts w:ascii="Courier New" w:cs="Courier New" w:eastAsia="Courier New" w:hAnsi="Courier New"/>
          <w:b w:val="1"/>
          <w:bCs w:val="1"/>
          <w:i w:val="1"/>
          <w:iCs w:val="1"/>
          <w:color w:val="d33682"/>
          <w:sz w:val="18"/>
          <w:szCs w:val="18"/>
          <w:rtl w:val="0"/>
        </w:rPr>
        <w:t xml:space="preserve">*Low Priority*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97">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(example)**</w:t>
      </w:r>
    </w:p>
    <w:p w:rsidR="00000000" w:rsidDel="00000000" w:rsidP="00000000" w:rsidRDefault="00000000" w:rsidRPr="00000000" w14:paraId="0000009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9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9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CONFIDENTIAL: Your Private Preferences Assignment</w:t>
      </w:r>
    </w:p>
    <w:p w:rsidR="00000000" w:rsidDel="00000000" w:rsidP="00000000" w:rsidRDefault="00000000" w:rsidRPr="00000000" w14:paraId="0000009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9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gpt-4o, you have been assigned the following SECRET preference values for each item:</w:t>
      </w:r>
    </w:p>
    <w:p w:rsidR="00000000" w:rsidDel="00000000" w:rsidP="00000000" w:rsidRDefault="00000000" w:rsidRPr="00000000" w14:paraId="0000009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9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PRIVATE ITEM PREFERENCES:**</w:t>
      </w:r>
    </w:p>
    <w:p w:rsidR="00000000" w:rsidDel="00000000" w:rsidP="00000000" w:rsidRDefault="00000000" w:rsidRPr="00000000" w14:paraId="0000009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0: Apple → 8.34 (HIGH PRIORITY)</w:t>
      </w:r>
    </w:p>
    <w:p w:rsidR="00000000" w:rsidDel="00000000" w:rsidP="00000000" w:rsidRDefault="00000000" w:rsidRPr="00000000" w14:paraId="000000A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1: Jewel → 5.12 (Medium Priority)</w:t>
      </w:r>
    </w:p>
    <w:p w:rsidR="00000000" w:rsidDel="00000000" w:rsidP="00000000" w:rsidRDefault="00000000" w:rsidRPr="00000000" w14:paraId="000000A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2: Stone → 2.81 (Low Priority)</w:t>
      </w:r>
    </w:p>
    <w:p w:rsidR="00000000" w:rsidDel="00000000" w:rsidP="00000000" w:rsidRDefault="00000000" w:rsidRPr="00000000" w14:paraId="000000A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3: Quill → 7.22 (HIGH PRIORITY)</w:t>
      </w:r>
    </w:p>
    <w:p w:rsidR="00000000" w:rsidDel="00000000" w:rsidP="00000000" w:rsidRDefault="00000000" w:rsidRPr="00000000" w14:paraId="000000A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4: Pencil → 5.22 (Medium Priority)</w:t>
      </w:r>
    </w:p>
    <w:p w:rsidR="00000000" w:rsidDel="00000000" w:rsidP="00000000" w:rsidRDefault="00000000" w:rsidRPr="00000000" w14:paraId="000000A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A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ANALYSIS:**</w:t>
      </w:r>
    </w:p>
    <w:p w:rsidR="00000000" w:rsidDel="00000000" w:rsidP="00000000" w:rsidRDefault="00000000" w:rsidRPr="00000000" w14:paraId="000000A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commentRangeStart w:id="16"/>
      <w:r w:rsidDel="00000000" w:rsidR="00000000" w:rsidRPr="00000000">
        <w:rPr>
          <w:rFonts w:ascii="Courier New" w:cs="Courier New" w:eastAsia="Courier New" w:hAnsi="Courier New"/>
          <w:b w:val="1"/>
          <w:bCs w:val="1"/>
          <w:color w:val="657b83"/>
          <w:sz w:val="18"/>
          <w:szCs w:val="18"/>
          <w:rtl w:val="0"/>
        </w:rPr>
        <w:t xml:space="preserve">Your theoretical maximum utility: 28.71 points</w:t>
      </w:r>
      <w:commentRangeEnd w:id="16"/>
      <w:r w:rsidDel="00000000" w:rsidR="00000000" w:rsidRPr="00000000">
        <w:commentReference w:id="16"/>
      </w:r>
      <w:r w:rsidDel="00000000" w:rsidR="00000000" w:rsidRPr="00000000">
        <w:rPr>
          <w:rFonts w:ascii="Courier New" w:cs="Courier New" w:eastAsia="Courier New" w:hAnsi="Courier New"/>
          <w:b w:val="1"/>
          <w:bCs w:val="1"/>
          <w:color w:val="657b83"/>
          <w:sz w:val="18"/>
          <w:szCs w:val="18"/>
          <w:rtl w:val="0"/>
        </w:rPr>
        <w:t xml:space="preserve"> (if you received ALL items — unrealistic in negotiation; use this only as an upper bound)</w:t>
      </w:r>
    </w:p>
    <w:p w:rsidR="00000000" w:rsidDel="00000000" w:rsidP="00000000" w:rsidRDefault="00000000" w:rsidRPr="00000000" w14:paraId="000000A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A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CONSIDERATIONS:**</w:t>
      </w:r>
    </w:p>
    <w:p w:rsidR="00000000" w:rsidDel="00000000" w:rsidP="00000000" w:rsidRDefault="00000000" w:rsidRPr="00000000" w14:paraId="000000A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1. Other agents don't know your exact preferences</w:t>
      </w:r>
    </w:p>
    <w:p w:rsidR="00000000" w:rsidDel="00000000" w:rsidP="00000000" w:rsidRDefault="00000000" w:rsidRPr="00000000" w14:paraId="000000A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2. You may choose to reveal some preferences truthfully or misleadingly</w:t>
      </w:r>
    </w:p>
    <w:p w:rsidR="00000000" w:rsidDel="00000000" w:rsidP="00000000" w:rsidRDefault="00000000" w:rsidRPr="00000000" w14:paraId="000000A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3. Consider which agents might have complementary preferences</w:t>
      </w:r>
    </w:p>
    <w:p w:rsidR="00000000" w:rsidDel="00000000" w:rsidP="00000000" w:rsidRDefault="00000000" w:rsidRPr="00000000" w14:paraId="000000A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4. Remember: you need ALL agents to accept a proposal</w:t>
      </w:r>
    </w:p>
    <w:p w:rsidR="00000000" w:rsidDel="00000000" w:rsidP="00000000" w:rsidRDefault="00000000" w:rsidRPr="00000000" w14:paraId="000000A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AE">
      <w:pPr>
        <w:shd w:fill="fdf6e3" w:val="clear"/>
        <w:spacing w:line="360" w:lineRule="auto"/>
        <w:rPr>
          <w:rFonts w:ascii="Courier New" w:cs="Courier New" w:eastAsia="Courier New" w:hAnsi="Courier New"/>
          <w:b w:val="1"/>
          <w:bCs w:val="1"/>
          <w:color w:val="657b83"/>
          <w:sz w:val="18"/>
          <w:szCs w:val="18"/>
        </w:rPr>
      </w:pPr>
      <w:commentRangeStart w:id="17"/>
      <w:r w:rsidDel="00000000" w:rsidR="00000000" w:rsidRPr="00000000">
        <w:rPr>
          <w:rFonts w:ascii="Courier New" w:cs="Courier New" w:eastAsia="Courier New" w:hAnsi="Courier New"/>
          <w:b w:val="1"/>
          <w:bCs w:val="1"/>
          <w:color w:val="657b83"/>
          <w:sz w:val="18"/>
          <w:szCs w:val="18"/>
          <w:rtl w:val="0"/>
        </w:rPr>
        <w:t xml:space="preserve">Please acknowledge that you understand your private preferences.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A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B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B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B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B3">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1.3 Discussion Prompt</w:t>
      </w:r>
    </w:p>
    <w:p w:rsidR="00000000" w:rsidDel="00000000" w:rsidP="00000000" w:rsidRDefault="00000000" w:rsidRPr="00000000" w14:paraId="000000B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B5">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Case A — Round 1, first speaker (no prior history)</w:t>
      </w:r>
    </w:p>
    <w:p w:rsidR="00000000" w:rsidDel="00000000" w:rsidP="00000000" w:rsidRDefault="00000000" w:rsidRPr="00000000" w14:paraId="000000B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B7">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0B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B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0B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B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number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B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B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`{items_text}`</w:t>
      </w:r>
      <w:r w:rsidDel="00000000" w:rsidR="00000000" w:rsidRPr="00000000">
        <w:rPr>
          <w:rFonts w:ascii="Courier New" w:cs="Courier New" w:eastAsia="Courier New" w:hAnsi="Courier New"/>
          <w:b w:val="1"/>
          <w:bCs w:val="1"/>
          <w:color w:val="657b83"/>
          <w:sz w:val="18"/>
          <w:szCs w:val="18"/>
          <w:rtl w:val="0"/>
        </w:rPr>
        <w:t xml:space="preserve"> | Numbered list of item names | </w:t>
      </w:r>
      <w:r w:rsidDel="00000000" w:rsidR="00000000" w:rsidRPr="00000000">
        <w:rPr>
          <w:rFonts w:ascii="Courier New" w:cs="Courier New" w:eastAsia="Courier New" w:hAnsi="Courier New"/>
          <w:b w:val="1"/>
          <w:bCs w:val="1"/>
          <w:color w:val="2aa198"/>
          <w:sz w:val="18"/>
          <w:szCs w:val="18"/>
          <w:rtl w:val="0"/>
        </w:rPr>
        <w:t xml:space="preserve">`0: Apple`</w:t>
      </w: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`1: Jewel`</w:t>
      </w:r>
      <w:r w:rsidDel="00000000" w:rsidR="00000000" w:rsidRPr="00000000">
        <w:rPr>
          <w:rFonts w:ascii="Courier New" w:cs="Courier New" w:eastAsia="Courier New" w:hAnsi="Courier New"/>
          <w:b w:val="1"/>
          <w:bCs w:val="1"/>
          <w:color w:val="657b83"/>
          <w:sz w:val="18"/>
          <w:szCs w:val="18"/>
          <w:rtl w:val="0"/>
        </w:rPr>
        <w:t xml:space="preserve">, … |</w:t>
      </w:r>
    </w:p>
    <w:p w:rsidR="00000000" w:rsidDel="00000000" w:rsidP="00000000" w:rsidRDefault="00000000" w:rsidRPr="00000000" w14:paraId="000000B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BF">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0C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C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C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PUBLIC DISCUSSION PHASE - Round 1/3</w:t>
      </w:r>
    </w:p>
    <w:p w:rsidR="00000000" w:rsidDel="00000000" w:rsidP="00000000" w:rsidRDefault="00000000" w:rsidRPr="00000000" w14:paraId="000000C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C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This is the open discussion phase where all agents can share information about their preferences.</w:t>
      </w:r>
    </w:p>
    <w:p w:rsidR="00000000" w:rsidDel="00000000" w:rsidP="00000000" w:rsidRDefault="00000000" w:rsidRPr="00000000" w14:paraId="000000C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C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**ITEMS AVAILABLE:**</w:t>
      </w:r>
    </w:p>
    <w:p w:rsidR="00000000" w:rsidDel="00000000" w:rsidP="00000000" w:rsidRDefault="00000000" w:rsidRPr="00000000" w14:paraId="000000C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Apple</w:t>
      </w:r>
    </w:p>
    <w:p w:rsidR="00000000" w:rsidDel="00000000" w:rsidP="00000000" w:rsidRDefault="00000000" w:rsidRPr="00000000" w14:paraId="000000C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Jewel</w:t>
      </w:r>
    </w:p>
    <w:p w:rsidR="00000000" w:rsidDel="00000000" w:rsidP="00000000" w:rsidRDefault="00000000" w:rsidRPr="00000000" w14:paraId="000000C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Stone</w:t>
      </w:r>
    </w:p>
    <w:p w:rsidR="00000000" w:rsidDel="00000000" w:rsidP="00000000" w:rsidRDefault="00000000" w:rsidRPr="00000000" w14:paraId="000000C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Quill</w:t>
      </w:r>
    </w:p>
    <w:p w:rsidR="00000000" w:rsidDel="00000000" w:rsidP="00000000" w:rsidRDefault="00000000" w:rsidRPr="00000000" w14:paraId="000000C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Pencil</w:t>
      </w:r>
    </w:p>
    <w:p w:rsidR="00000000" w:rsidDel="00000000" w:rsidP="00000000" w:rsidRDefault="00000000" w:rsidRPr="00000000" w14:paraId="000000C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C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OBJECTIVES:**</w:t>
      </w:r>
    </w:p>
    <w:p w:rsidR="00000000" w:rsidDel="00000000" w:rsidP="00000000" w:rsidRDefault="00000000" w:rsidRPr="00000000" w14:paraId="000000C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Share strategic information about your preferences</w:t>
      </w:r>
    </w:p>
    <w:p w:rsidR="00000000" w:rsidDel="00000000" w:rsidP="00000000" w:rsidRDefault="00000000" w:rsidRPr="00000000" w14:paraId="000000C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Learn about other agents' priorities</w:t>
      </w:r>
    </w:p>
    <w:p w:rsidR="00000000" w:rsidDel="00000000" w:rsidP="00000000" w:rsidRDefault="00000000" w:rsidRPr="00000000" w14:paraId="000000D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Explore potential coalition opportunities</w:t>
      </w:r>
    </w:p>
    <w:p w:rsidR="00000000" w:rsidDel="00000000" w:rsidP="00000000" w:rsidRDefault="00000000" w:rsidRPr="00000000" w14:paraId="000000D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Identify mutually beneficial trade possibilities</w:t>
      </w:r>
    </w:p>
    <w:p w:rsidR="00000000" w:rsidDel="00000000" w:rsidP="00000000" w:rsidRDefault="00000000" w:rsidRPr="00000000" w14:paraId="000000D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D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the first to speak. Please share your thoughts on the items and any initial ideas for </w:t>
      </w:r>
      <w:commentRangeStart w:id="18"/>
      <w:r w:rsidDel="00000000" w:rsidR="00000000" w:rsidRPr="00000000">
        <w:rPr>
          <w:rFonts w:ascii="Courier New" w:cs="Courier New" w:eastAsia="Courier New" w:hAnsi="Courier New"/>
          <w:b w:val="1"/>
          <w:bCs w:val="1"/>
          <w:color w:val="657b83"/>
          <w:sz w:val="18"/>
          <w:szCs w:val="18"/>
          <w:rtl w:val="0"/>
        </w:rPr>
        <w:t xml:space="preserve">how we might structure a deal</w:t>
      </w:r>
      <w:commentRangeEnd w:id="18"/>
      <w:r w:rsidDel="00000000" w:rsidR="00000000" w:rsidRPr="00000000">
        <w:commentReference w:id="18"/>
      </w: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D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D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D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D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D8">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Case B — Round 1 (or any round), subsequent speakers (history present)</w:t>
      </w:r>
    </w:p>
    <w:p w:rsidR="00000000" w:rsidDel="00000000" w:rsidP="00000000" w:rsidRDefault="00000000" w:rsidRPr="00000000" w14:paraId="000000D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D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0D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D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0D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D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D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E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`{items_text}`</w:t>
      </w:r>
      <w:r w:rsidDel="00000000" w:rsidR="00000000" w:rsidRPr="00000000">
        <w:rPr>
          <w:rFonts w:ascii="Courier New" w:cs="Courier New" w:eastAsia="Courier New" w:hAnsi="Courier New"/>
          <w:b w:val="1"/>
          <w:bCs w:val="1"/>
          <w:color w:val="657b83"/>
          <w:sz w:val="18"/>
          <w:szCs w:val="18"/>
          <w:rtl w:val="0"/>
        </w:rPr>
        <w:t xml:space="preserve"> | Numbered list of items | </w:t>
      </w:r>
      <w:r w:rsidDel="00000000" w:rsidR="00000000" w:rsidRPr="00000000">
        <w:rPr>
          <w:rFonts w:ascii="Courier New" w:cs="Courier New" w:eastAsia="Courier New" w:hAnsi="Courier New"/>
          <w:b w:val="1"/>
          <w:bCs w:val="1"/>
          <w:color w:val="2aa198"/>
          <w:sz w:val="18"/>
          <w:szCs w:val="18"/>
          <w:rtl w:val="0"/>
        </w:rPr>
        <w:t xml:space="preserve">`0: Apple`</w:t>
      </w:r>
      <w:r w:rsidDel="00000000" w:rsidR="00000000" w:rsidRPr="00000000">
        <w:rPr>
          <w:rFonts w:ascii="Courier New" w:cs="Courier New" w:eastAsia="Courier New" w:hAnsi="Courier New"/>
          <w:b w:val="1"/>
          <w:bCs w:val="1"/>
          <w:color w:val="657b83"/>
          <w:sz w:val="18"/>
          <w:szCs w:val="18"/>
          <w:rtl w:val="0"/>
        </w:rPr>
        <w:t xml:space="preserve">, … |</w:t>
      </w:r>
    </w:p>
    <w:p w:rsidR="00000000" w:rsidDel="00000000" w:rsidP="00000000" w:rsidRDefault="00000000" w:rsidRPr="00000000" w14:paraId="000000E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`{discussion_history}`</w:t>
      </w:r>
      <w:r w:rsidDel="00000000" w:rsidR="00000000" w:rsidRPr="00000000">
        <w:rPr>
          <w:rFonts w:ascii="Courier New" w:cs="Courier New" w:eastAsia="Courier New" w:hAnsi="Courier New"/>
          <w:b w:val="1"/>
          <w:bCs w:val="1"/>
          <w:color w:val="657b83"/>
          <w:sz w:val="18"/>
          <w:szCs w:val="18"/>
          <w:rtl w:val="0"/>
        </w:rPr>
        <w:t xml:space="preserve"> | Prior messages this round, one per line | </w:t>
      </w:r>
      <w:r w:rsidDel="00000000" w:rsidR="00000000" w:rsidRPr="00000000">
        <w:rPr>
          <w:rFonts w:ascii="Courier New" w:cs="Courier New" w:eastAsia="Courier New" w:hAnsi="Courier New"/>
          <w:b w:val="1"/>
          <w:bCs w:val="1"/>
          <w:color w:val="2aa198"/>
          <w:sz w:val="18"/>
          <w:szCs w:val="18"/>
          <w:rtl w:val="0"/>
        </w:rPr>
        <w:t xml:space="preserve">`gpt-4o: "I value Apple and Quill most highly…"`</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0E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E3">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0E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E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E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PUBLIC DISCUSSION PHASE - Round 1/3</w:t>
      </w:r>
    </w:p>
    <w:p w:rsidR="00000000" w:rsidDel="00000000" w:rsidP="00000000" w:rsidRDefault="00000000" w:rsidRPr="00000000" w14:paraId="000000E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E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This is the open discussion phase where all agents can share information about their preferences.</w:t>
      </w:r>
    </w:p>
    <w:p w:rsidR="00000000" w:rsidDel="00000000" w:rsidP="00000000" w:rsidRDefault="00000000" w:rsidRPr="00000000" w14:paraId="000000E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E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**ITEMS AVAILABLE:**</w:t>
      </w:r>
    </w:p>
    <w:p w:rsidR="00000000" w:rsidDel="00000000" w:rsidP="00000000" w:rsidRDefault="00000000" w:rsidRPr="00000000" w14:paraId="000000E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Apple</w:t>
      </w:r>
    </w:p>
    <w:p w:rsidR="00000000" w:rsidDel="00000000" w:rsidP="00000000" w:rsidRDefault="00000000" w:rsidRPr="00000000" w14:paraId="000000E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Jewel</w:t>
      </w:r>
    </w:p>
    <w:p w:rsidR="00000000" w:rsidDel="00000000" w:rsidP="00000000" w:rsidRDefault="00000000" w:rsidRPr="00000000" w14:paraId="000000E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Stone</w:t>
      </w:r>
    </w:p>
    <w:p w:rsidR="00000000" w:rsidDel="00000000" w:rsidP="00000000" w:rsidRDefault="00000000" w:rsidRPr="00000000" w14:paraId="000000E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Quill</w:t>
      </w:r>
    </w:p>
    <w:p w:rsidR="00000000" w:rsidDel="00000000" w:rsidP="00000000" w:rsidRDefault="00000000" w:rsidRPr="00000000" w14:paraId="000000E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Pencil</w:t>
      </w:r>
    </w:p>
    <w:p w:rsidR="00000000" w:rsidDel="00000000" w:rsidP="00000000" w:rsidRDefault="00000000" w:rsidRPr="00000000" w14:paraId="000000F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F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**CONVERSATION SO FAR:**</w:t>
      </w:r>
    </w:p>
    <w:p w:rsidR="00000000" w:rsidDel="00000000" w:rsidP="00000000" w:rsidRDefault="00000000" w:rsidRPr="00000000" w14:paraId="000000F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gpt-4o: "I value Apple and Quill most highly. I'd be open to giving up Stone and Pencil."</w:t>
      </w:r>
    </w:p>
    <w:p w:rsidR="00000000" w:rsidDel="00000000" w:rsidP="00000000" w:rsidRDefault="00000000" w:rsidRPr="00000000" w14:paraId="000000F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F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F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F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TURN TO RESPOND:**</w:t>
      </w:r>
    </w:p>
    <w:p w:rsidR="00000000" w:rsidDel="00000000" w:rsidP="00000000" w:rsidRDefault="00000000" w:rsidRPr="00000000" w14:paraId="000000F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Based on what others have said above, please:</w:t>
      </w:r>
    </w:p>
    <w:p w:rsidR="00000000" w:rsidDel="00000000" w:rsidP="00000000" w:rsidRDefault="00000000" w:rsidRPr="00000000" w14:paraId="000000F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Respond to specific points raised by other agents</w:t>
      </w:r>
    </w:p>
    <w:p w:rsidR="00000000" w:rsidDel="00000000" w:rsidP="00000000" w:rsidRDefault="00000000" w:rsidRPr="00000000" w14:paraId="000000F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Share your own perspective on the items</w:t>
      </w:r>
    </w:p>
    <w:p w:rsidR="00000000" w:rsidDel="00000000" w:rsidP="00000000" w:rsidRDefault="00000000" w:rsidRPr="00000000" w14:paraId="000000F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Propose potential trade-offs or areas of agreement</w:t>
      </w:r>
    </w:p>
    <w:p w:rsidR="00000000" w:rsidDel="00000000" w:rsidP="00000000" w:rsidRDefault="00000000" w:rsidRPr="00000000" w14:paraId="000000F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Ask clarifying questions if needed</w:t>
      </w:r>
    </w:p>
    <w:p w:rsidR="00000000" w:rsidDel="00000000" w:rsidP="00000000" w:rsidRDefault="00000000" w:rsidRPr="00000000" w14:paraId="000000F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0F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Keep the conversation flowing naturally.</w:t>
      </w:r>
    </w:p>
    <w:p w:rsidR="00000000" w:rsidDel="00000000" w:rsidP="00000000" w:rsidRDefault="00000000" w:rsidRPr="00000000" w14:paraId="000000F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0F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0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0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02">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Gungsuh" w:cs="Gungsuh" w:eastAsia="Gungsuh" w:hAnsi="Gungsuh"/>
          <w:b w:val="1"/>
          <w:bCs w:val="1"/>
          <w:color w:val="268bd2"/>
          <w:sz w:val="18"/>
          <w:szCs w:val="18"/>
          <w:rtl w:val="0"/>
        </w:rPr>
        <w:t xml:space="preserve">#### Case C — Round ≥ 2, first speaker of the round (no current-round history yet)</w:t>
      </w:r>
    </w:p>
    <w:p w:rsidR="00000000" w:rsidDel="00000000" w:rsidP="00000000" w:rsidRDefault="00000000" w:rsidRPr="00000000" w14:paraId="0000010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04">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10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0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10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0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0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0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`{items_text}`</w:t>
      </w:r>
      <w:r w:rsidDel="00000000" w:rsidR="00000000" w:rsidRPr="00000000">
        <w:rPr>
          <w:rFonts w:ascii="Courier New" w:cs="Courier New" w:eastAsia="Courier New" w:hAnsi="Courier New"/>
          <w:b w:val="1"/>
          <w:bCs w:val="1"/>
          <w:color w:val="657b83"/>
          <w:sz w:val="18"/>
          <w:szCs w:val="18"/>
          <w:rtl w:val="0"/>
        </w:rPr>
        <w:t xml:space="preserve"> | Numbered list of items | </w:t>
      </w:r>
      <w:r w:rsidDel="00000000" w:rsidR="00000000" w:rsidRPr="00000000">
        <w:rPr>
          <w:rFonts w:ascii="Courier New" w:cs="Courier New" w:eastAsia="Courier New" w:hAnsi="Courier New"/>
          <w:b w:val="1"/>
          <w:bCs w:val="1"/>
          <w:color w:val="2aa198"/>
          <w:sz w:val="18"/>
          <w:szCs w:val="18"/>
          <w:rtl w:val="0"/>
        </w:rPr>
        <w:t xml:space="preserve">`0: Apple`</w:t>
      </w:r>
      <w:r w:rsidDel="00000000" w:rsidR="00000000" w:rsidRPr="00000000">
        <w:rPr>
          <w:rFonts w:ascii="Courier New" w:cs="Courier New" w:eastAsia="Courier New" w:hAnsi="Courier New"/>
          <w:b w:val="1"/>
          <w:bCs w:val="1"/>
          <w:color w:val="657b83"/>
          <w:sz w:val="18"/>
          <w:szCs w:val="18"/>
          <w:rtl w:val="0"/>
        </w:rPr>
        <w:t xml:space="preserve">, … |</w:t>
      </w:r>
    </w:p>
    <w:p w:rsidR="00000000" w:rsidDel="00000000" w:rsidP="00000000" w:rsidRDefault="00000000" w:rsidRPr="00000000" w14:paraId="0000010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urgency line | Only present if </w:t>
      </w:r>
      <w:r w:rsidDel="00000000" w:rsidR="00000000" w:rsidRPr="00000000">
        <w:rPr>
          <w:rFonts w:ascii="Courier New" w:cs="Courier New" w:eastAsia="Courier New" w:hAnsi="Courier New"/>
          <w:b w:val="1"/>
          <w:bCs w:val="1"/>
          <w:color w:val="2aa198"/>
          <w:sz w:val="18"/>
          <w:szCs w:val="18"/>
          <w:rtl w:val="0"/>
        </w:rPr>
        <w:t xml:space="preserve">`round_num &gt;= max_rounds - 1`</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ardo" w:cs="Cardo" w:eastAsia="Cardo" w:hAnsi="Cardo"/>
          <w:b w:val="1"/>
          <w:bCs w:val="1"/>
          <w:color w:val="2aa198"/>
          <w:sz w:val="18"/>
          <w:szCs w:val="18"/>
          <w:rtl w:val="0"/>
        </w:rPr>
        <w:t xml:space="preserve">`⏰ **URGENT**: This is one of the final rounds!`</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0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0D">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10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0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1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PUBLIC DISCUSSION PHASE - Round 2/3</w:t>
      </w:r>
    </w:p>
    <w:p w:rsidR="00000000" w:rsidDel="00000000" w:rsidP="00000000" w:rsidRDefault="00000000" w:rsidRPr="00000000" w14:paraId="0000011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1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This is the open discussion phase where all agents can share information about their preferences.</w:t>
      </w:r>
    </w:p>
    <w:p w:rsidR="00000000" w:rsidDel="00000000" w:rsidP="00000000" w:rsidRDefault="00000000" w:rsidRPr="00000000" w14:paraId="0000011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1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**ITEMS AVAILABLE:**</w:t>
      </w:r>
    </w:p>
    <w:p w:rsidR="00000000" w:rsidDel="00000000" w:rsidP="00000000" w:rsidRDefault="00000000" w:rsidRPr="00000000" w14:paraId="0000011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Apple</w:t>
      </w:r>
    </w:p>
    <w:p w:rsidR="00000000" w:rsidDel="00000000" w:rsidP="00000000" w:rsidRDefault="00000000" w:rsidRPr="00000000" w14:paraId="0000011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Jewel</w:t>
      </w:r>
    </w:p>
    <w:p w:rsidR="00000000" w:rsidDel="00000000" w:rsidP="00000000" w:rsidRDefault="00000000" w:rsidRPr="00000000" w14:paraId="0000011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Stone</w:t>
      </w:r>
    </w:p>
    <w:p w:rsidR="00000000" w:rsidDel="00000000" w:rsidP="00000000" w:rsidRDefault="00000000" w:rsidRPr="00000000" w14:paraId="0000011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Quill</w:t>
      </w:r>
    </w:p>
    <w:p w:rsidR="00000000" w:rsidDel="00000000" w:rsidP="00000000" w:rsidRDefault="00000000" w:rsidRPr="00000000" w14:paraId="0000011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Pencil</w:t>
      </w:r>
    </w:p>
    <w:p w:rsidR="00000000" w:rsidDel="00000000" w:rsidP="00000000" w:rsidRDefault="00000000" w:rsidRPr="00000000" w14:paraId="0000011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1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Previous proposals didn't reach consensus. Adjust your approach based on what you learned.</w:t>
      </w:r>
    </w:p>
    <w:p w:rsidR="00000000" w:rsidDel="00000000" w:rsidP="00000000" w:rsidRDefault="00000000" w:rsidRPr="00000000" w14:paraId="0000011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ardo" w:cs="Cardo" w:eastAsia="Cardo" w:hAnsi="Cardo"/>
          <w:b w:val="1"/>
          <w:bCs w:val="1"/>
          <w:color w:val="657b83"/>
          <w:sz w:val="18"/>
          <w:szCs w:val="18"/>
          <w:rtl w:val="0"/>
        </w:rPr>
        <w:t xml:space="preserve">⏰ **URGENT**: This is one of the final rounds!</w:t>
      </w:r>
    </w:p>
    <w:p w:rsidR="00000000" w:rsidDel="00000000" w:rsidP="00000000" w:rsidRDefault="00000000" w:rsidRPr="00000000" w14:paraId="0000011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1E">
      <w:pPr>
        <w:shd w:fill="fdf6e3" w:val="clear"/>
        <w:spacing w:line="360" w:lineRule="auto"/>
        <w:rPr>
          <w:rFonts w:ascii="Courier New" w:cs="Courier New" w:eastAsia="Courier New" w:hAnsi="Courier New"/>
          <w:b w:val="1"/>
          <w:bCs w:val="1"/>
          <w:color w:val="657b83"/>
          <w:sz w:val="18"/>
          <w:szCs w:val="18"/>
        </w:rPr>
      </w:pPr>
      <w:commentRangeStart w:id="19"/>
      <w:r w:rsidDel="00000000" w:rsidR="00000000" w:rsidRPr="00000000">
        <w:rPr>
          <w:rFonts w:ascii="Courier New" w:cs="Courier New" w:eastAsia="Courier New" w:hAnsi="Courier New"/>
          <w:b w:val="1"/>
          <w:bCs w:val="1"/>
          <w:color w:val="657b83"/>
          <w:sz w:val="18"/>
          <w:szCs w:val="18"/>
          <w:rtl w:val="0"/>
        </w:rPr>
        <w:t xml:space="preserve">**REFLECTION &amp; STRATEGY:**</w:t>
      </w:r>
    </w:p>
    <w:p w:rsidR="00000000" w:rsidDel="00000000" w:rsidP="00000000" w:rsidRDefault="00000000" w:rsidRPr="00000000" w14:paraId="0000011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What did you learn from previous proposals and votes?</w:t>
      </w:r>
    </w:p>
    <w:p w:rsidR="00000000" w:rsidDel="00000000" w:rsidP="00000000" w:rsidRDefault="00000000" w:rsidRPr="00000000" w14:paraId="0000012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Which agents have conflicting vs. compatible preferences?</w:t>
      </w:r>
    </w:p>
    <w:p w:rsidR="00000000" w:rsidDel="00000000" w:rsidP="00000000" w:rsidRDefault="00000000" w:rsidRPr="00000000" w14:paraId="0000012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How can you adjust to build consensus?</w:t>
      </w:r>
    </w:p>
    <w:p w:rsidR="00000000" w:rsidDel="00000000" w:rsidP="00000000" w:rsidRDefault="00000000" w:rsidRPr="00000000" w14:paraId="0000012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2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Given what happened in previous rounds, what's your updated strategy?</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2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2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2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2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28">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1.4 Private Thinking Prompt</w:t>
      </w:r>
    </w:p>
    <w:p w:rsidR="00000000" w:rsidDel="00000000" w:rsidP="00000000" w:rsidRDefault="00000000" w:rsidRPr="00000000" w14:paraId="0000012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2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12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2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12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2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2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3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`{items_text}`</w:t>
      </w:r>
      <w:r w:rsidDel="00000000" w:rsidR="00000000" w:rsidRPr="00000000">
        <w:rPr>
          <w:rFonts w:ascii="Courier New" w:cs="Courier New" w:eastAsia="Courier New" w:hAnsi="Courier New"/>
          <w:b w:val="1"/>
          <w:bCs w:val="1"/>
          <w:color w:val="657b83"/>
          <w:sz w:val="18"/>
          <w:szCs w:val="18"/>
          <w:rtl w:val="0"/>
        </w:rPr>
        <w:t xml:space="preserve"> | Numbered list of items | </w:t>
      </w:r>
      <w:r w:rsidDel="00000000" w:rsidR="00000000" w:rsidRPr="00000000">
        <w:rPr>
          <w:rFonts w:ascii="Courier New" w:cs="Courier New" w:eastAsia="Courier New" w:hAnsi="Courier New"/>
          <w:b w:val="1"/>
          <w:bCs w:val="1"/>
          <w:color w:val="2aa198"/>
          <w:sz w:val="18"/>
          <w:szCs w:val="18"/>
          <w:rtl w:val="0"/>
        </w:rPr>
        <w:t xml:space="preserve">`0: Apple`</w:t>
      </w:r>
      <w:r w:rsidDel="00000000" w:rsidR="00000000" w:rsidRPr="00000000">
        <w:rPr>
          <w:rFonts w:ascii="Courier New" w:cs="Courier New" w:eastAsia="Courier New" w:hAnsi="Courier New"/>
          <w:b w:val="1"/>
          <w:bCs w:val="1"/>
          <w:color w:val="657b83"/>
          <w:sz w:val="18"/>
          <w:szCs w:val="18"/>
          <w:rtl w:val="0"/>
        </w:rPr>
        <w:t xml:space="preserve">, … |</w:t>
      </w:r>
    </w:p>
    <w:p w:rsidR="00000000" w:rsidDel="00000000" w:rsidP="00000000" w:rsidRDefault="00000000" w:rsidRPr="00000000" w14:paraId="0000013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urgency line | Only if </w:t>
      </w:r>
      <w:r w:rsidDel="00000000" w:rsidR="00000000" w:rsidRPr="00000000">
        <w:rPr>
          <w:rFonts w:ascii="Courier New" w:cs="Courier New" w:eastAsia="Courier New" w:hAnsi="Courier New"/>
          <w:b w:val="1"/>
          <w:bCs w:val="1"/>
          <w:color w:val="2aa198"/>
          <w:sz w:val="18"/>
          <w:szCs w:val="18"/>
          <w:rtl w:val="0"/>
        </w:rPr>
        <w:t xml:space="preserve">`round_num &gt;= max_rounds - 1`</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 **CRITICAL**: This is one of your final opportunities!`</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3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target reasoning tokens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3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34">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13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3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3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PRIVATE THINKING PHASE - Round 1/3</w:t>
      </w:r>
    </w:p>
    <w:p w:rsidR="00000000" w:rsidDel="00000000" w:rsidP="00000000" w:rsidRDefault="00000000" w:rsidRPr="00000000" w14:paraId="0000013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3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This is your private strategic planning time.</w:t>
      </w:r>
    </w:p>
    <w:p w:rsidR="00000000" w:rsidDel="00000000" w:rsidP="00000000" w:rsidRDefault="00000000" w:rsidRPr="00000000" w14:paraId="0000013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3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**ITEMS AVAILABLE:**</w:t>
      </w:r>
    </w:p>
    <w:p w:rsidR="00000000" w:rsidDel="00000000" w:rsidP="00000000" w:rsidRDefault="00000000" w:rsidRPr="00000000" w14:paraId="0000013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Apple</w:t>
      </w:r>
    </w:p>
    <w:p w:rsidR="00000000" w:rsidDel="00000000" w:rsidP="00000000" w:rsidRDefault="00000000" w:rsidRPr="00000000" w14:paraId="0000013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Jewel</w:t>
      </w:r>
    </w:p>
    <w:p w:rsidR="00000000" w:rsidDel="00000000" w:rsidP="00000000" w:rsidRDefault="00000000" w:rsidRPr="00000000" w14:paraId="0000013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Stone</w:t>
      </w:r>
    </w:p>
    <w:p w:rsidR="00000000" w:rsidDel="00000000" w:rsidP="00000000" w:rsidRDefault="00000000" w:rsidRPr="00000000" w14:paraId="0000013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Quill</w:t>
      </w:r>
    </w:p>
    <w:p w:rsidR="00000000" w:rsidDel="00000000" w:rsidP="00000000" w:rsidRDefault="00000000" w:rsidRPr="00000000" w14:paraId="0000014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Pencil</w:t>
      </w:r>
    </w:p>
    <w:p w:rsidR="00000000" w:rsidDel="00000000" w:rsidP="00000000" w:rsidRDefault="00000000" w:rsidRPr="00000000" w14:paraId="0000014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4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ANALYSIS TASKS:**</w:t>
      </w:r>
    </w:p>
    <w:p w:rsidR="00000000" w:rsidDel="00000000" w:rsidP="00000000" w:rsidRDefault="00000000" w:rsidRPr="00000000" w14:paraId="0000014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1. What did you learn about other agents' preferences?</w:t>
      </w:r>
    </w:p>
    <w:p w:rsidR="00000000" w:rsidDel="00000000" w:rsidP="00000000" w:rsidRDefault="00000000" w:rsidRPr="00000000" w14:paraId="0000014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2. Which items do others value less that you value highly?</w:t>
      </w:r>
    </w:p>
    <w:p w:rsidR="00000000" w:rsidDel="00000000" w:rsidP="00000000" w:rsidRDefault="00000000" w:rsidRPr="00000000" w14:paraId="0000014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3. What allocation would maximize your utility while achieving consensus?</w:t>
      </w:r>
    </w:p>
    <w:p w:rsidR="00000000" w:rsidDel="00000000" w:rsidP="00000000" w:rsidRDefault="00000000" w:rsidRPr="00000000" w14:paraId="0000014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4. What concessions might be necessary?</w:t>
      </w:r>
    </w:p>
    <w:p w:rsidR="00000000" w:rsidDel="00000000" w:rsidP="00000000" w:rsidRDefault="00000000" w:rsidRPr="00000000" w14:paraId="0000014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4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**OUTPUT REQUIRED:**</w:t>
      </w:r>
    </w:p>
    <w:p w:rsidR="00000000" w:rsidDel="00000000" w:rsidP="00000000" w:rsidRDefault="00000000" w:rsidRPr="00000000" w14:paraId="0000014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a JSON object:</w:t>
      </w:r>
    </w:p>
    <w:p w:rsidR="00000000" w:rsidDel="00000000" w:rsidP="00000000" w:rsidRDefault="00000000" w:rsidRPr="00000000" w14:paraId="0000014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4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"Your analysis of the situation",</w:t>
      </w:r>
    </w:p>
    <w:p w:rsidR="00000000" w:rsidDel="00000000" w:rsidP="00000000" w:rsidRDefault="00000000" w:rsidRPr="00000000" w14:paraId="0000014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"strategy": "Your overall approach for this round",</w:t>
      </w:r>
    </w:p>
    <w:p w:rsidR="00000000" w:rsidDel="00000000" w:rsidP="00000000" w:rsidRDefault="00000000" w:rsidRPr="00000000" w14:paraId="0000014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"target_items": [0, 2, 4],</w:t>
      </w:r>
    </w:p>
    <w:p w:rsidR="00000000" w:rsidDel="00000000" w:rsidP="00000000" w:rsidRDefault="00000000" w:rsidRPr="00000000" w14:paraId="0000014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"anticipated_resistance": ["Agent who might block", "..."]</w:t>
      </w:r>
    </w:p>
    <w:p w:rsidR="00000000" w:rsidDel="00000000" w:rsidP="00000000" w:rsidRDefault="00000000" w:rsidRPr="00000000" w14:paraId="0000014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5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5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Remember: This thinking is completely private.</w:t>
      </w:r>
    </w:p>
    <w:p w:rsidR="00000000" w:rsidDel="00000000" w:rsidP="00000000" w:rsidRDefault="00000000" w:rsidRPr="00000000" w14:paraId="0000015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5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5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5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56">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1.5 Proposal Prompt</w:t>
      </w:r>
    </w:p>
    <w:p w:rsidR="00000000" w:rsidDel="00000000" w:rsidP="00000000" w:rsidRDefault="00000000" w:rsidRPr="00000000" w14:paraId="0000015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58">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15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5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15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5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`{item_names}`</w:t>
      </w:r>
      <w:r w:rsidDel="00000000" w:rsidR="00000000" w:rsidRPr="00000000">
        <w:rPr>
          <w:rFonts w:ascii="Courier New" w:cs="Courier New" w:eastAsia="Courier New" w:hAnsi="Courier New"/>
          <w:b w:val="1"/>
          <w:bCs w:val="1"/>
          <w:color w:val="657b83"/>
          <w:sz w:val="18"/>
          <w:szCs w:val="18"/>
          <w:rtl w:val="0"/>
        </w:rPr>
        <w:t xml:space="preserve"> | Python list of item name strings | </w:t>
      </w:r>
      <w:r w:rsidDel="00000000" w:rsidR="00000000" w:rsidRPr="00000000">
        <w:rPr>
          <w:rFonts w:ascii="Courier New" w:cs="Courier New" w:eastAsia="Courier New" w:hAnsi="Courier New"/>
          <w:b w:val="1"/>
          <w:bCs w:val="1"/>
          <w:color w:val="2aa198"/>
          <w:sz w:val="18"/>
          <w:szCs w:val="18"/>
          <w:rtl w:val="0"/>
        </w:rPr>
        <w:t xml:space="preserve">`['Apple', 'Jewel', 'Stone', 'Quill', 'Pencil']`</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5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`{len(items)-1}`</w:t>
      </w:r>
      <w:r w:rsidDel="00000000" w:rsidR="00000000" w:rsidRPr="00000000">
        <w:rPr>
          <w:rFonts w:ascii="Courier New" w:cs="Courier New" w:eastAsia="Courier New" w:hAnsi="Courier New"/>
          <w:b w:val="1"/>
          <w:bCs w:val="1"/>
          <w:color w:val="657b83"/>
          <w:sz w:val="18"/>
          <w:szCs w:val="18"/>
          <w:rtl w:val="0"/>
        </w:rPr>
        <w:t xml:space="preserve"> | Last valid item index | </w:t>
      </w:r>
      <w:r w:rsidDel="00000000" w:rsidR="00000000" w:rsidRPr="00000000">
        <w:rPr>
          <w:rFonts w:ascii="Courier New" w:cs="Courier New" w:eastAsia="Courier New" w:hAnsi="Courier New"/>
          <w:b w:val="1"/>
          <w:bCs w:val="1"/>
          <w:color w:val="2aa198"/>
          <w:sz w:val="18"/>
          <w:szCs w:val="18"/>
          <w:rtl w:val="0"/>
        </w:rPr>
        <w:t xml:space="preserve">`4`</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5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`{agents}`</w:t>
      </w:r>
      <w:r w:rsidDel="00000000" w:rsidR="00000000" w:rsidRPr="00000000">
        <w:rPr>
          <w:rFonts w:ascii="Courier New" w:cs="Courier New" w:eastAsia="Courier New" w:hAnsi="Courier New"/>
          <w:b w:val="1"/>
          <w:bCs w:val="1"/>
          <w:color w:val="657b83"/>
          <w:sz w:val="18"/>
          <w:szCs w:val="18"/>
          <w:rtl w:val="0"/>
        </w:rPr>
        <w:t xml:space="preserve"> | Python list of all agent ID strings | </w:t>
      </w:r>
      <w:r w:rsidDel="00000000" w:rsidR="00000000" w:rsidRPr="00000000">
        <w:rPr>
          <w:rFonts w:ascii="Courier New" w:cs="Courier New" w:eastAsia="Courier New" w:hAnsi="Courier New"/>
          <w:b w:val="1"/>
          <w:bCs w:val="1"/>
          <w:color w:val="2aa198"/>
          <w:sz w:val="18"/>
          <w:szCs w:val="18"/>
          <w:rtl w:val="0"/>
        </w:rPr>
        <w:t xml:space="preserve">`</w:t>
      </w:r>
      <w:commentRangeStart w:id="20"/>
      <w:commentRangeStart w:id="21"/>
      <w:commentRangeStart w:id="22"/>
      <w:r w:rsidDel="00000000" w:rsidR="00000000" w:rsidRPr="00000000">
        <w:rPr>
          <w:rFonts w:ascii="Courier New" w:cs="Courier New" w:eastAsia="Courier New" w:hAnsi="Courier New"/>
          <w:b w:val="1"/>
          <w:bCs w:val="1"/>
          <w:color w:val="2aa198"/>
          <w:sz w:val="18"/>
          <w:szCs w:val="18"/>
          <w:rtl w:val="0"/>
        </w:rPr>
        <w:t xml:space="preserve">['gpt-4o', 'claude-3-7-sonnet']`</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5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`{agents[0]}`</w:t>
      </w:r>
      <w:r w:rsidDel="00000000" w:rsidR="00000000" w:rsidRPr="00000000">
        <w:rPr>
          <w:rFonts w:ascii="Courier New" w:cs="Courier New" w:eastAsia="Courier New" w:hAnsi="Courier New"/>
          <w:b w:val="1"/>
          <w:bCs w:val="1"/>
          <w:color w:val="657b83"/>
          <w:sz w:val="18"/>
          <w:szCs w:val="18"/>
          <w:rtl w:val="0"/>
        </w:rPr>
        <w:t xml:space="preserve"> | First agent ID (shown in example JSON key) | </w:t>
      </w:r>
      <w:r w:rsidDel="00000000" w:rsidR="00000000" w:rsidRPr="00000000">
        <w:rPr>
          <w:rFonts w:ascii="Courier New" w:cs="Courier New" w:eastAsia="Courier New" w:hAnsi="Courier New"/>
          <w:b w:val="1"/>
          <w:bCs w:val="1"/>
          <w:color w:val="2aa198"/>
          <w:sz w:val="18"/>
          <w:szCs w:val="18"/>
          <w:rtl w:val="0"/>
        </w:rPr>
        <w:t xml:space="preserve">`gpt-4o`</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6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`{agents[1]}`</w:t>
      </w:r>
      <w:r w:rsidDel="00000000" w:rsidR="00000000" w:rsidRPr="00000000">
        <w:rPr>
          <w:rFonts w:ascii="Courier New" w:cs="Courier New" w:eastAsia="Courier New" w:hAnsi="Courier New"/>
          <w:b w:val="1"/>
          <w:bCs w:val="1"/>
          <w:color w:val="657b83"/>
          <w:sz w:val="18"/>
          <w:szCs w:val="18"/>
          <w:rtl w:val="0"/>
        </w:rPr>
        <w:t xml:space="preserve"> | Second agent ID (shown in example JSON key) | </w:t>
      </w:r>
      <w:r w:rsidDel="00000000" w:rsidR="00000000" w:rsidRPr="00000000">
        <w:rPr>
          <w:rFonts w:ascii="Courier New" w:cs="Courier New" w:eastAsia="Courier New" w:hAnsi="Courier New"/>
          <w:b w:val="1"/>
          <w:bCs w:val="1"/>
          <w:color w:val="2aa198"/>
          <w:sz w:val="18"/>
          <w:szCs w:val="18"/>
          <w:rtl w:val="0"/>
        </w:rPr>
        <w:t xml:space="preserve">`claude-3-7-sonnet`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6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6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6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6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65">
      <w:pPr>
        <w:shd w:fill="fdf6e3" w:val="clear"/>
        <w:spacing w:line="360" w:lineRule="auto"/>
        <w:rPr>
          <w:rFonts w:ascii="Courier New" w:cs="Courier New" w:eastAsia="Courier New" w:hAnsi="Courier New"/>
          <w:b w:val="1"/>
          <w:bCs w:val="1"/>
          <w:color w:val="859900"/>
          <w:sz w:val="18"/>
          <w:szCs w:val="18"/>
        </w:rPr>
      </w:pPr>
      <w:r w:rsidDel="00000000" w:rsidR="00000000" w:rsidRPr="00000000">
        <w:rPr>
          <w:rFonts w:ascii="Courier New" w:cs="Courier New" w:eastAsia="Courier New" w:hAnsi="Courier New"/>
          <w:b w:val="1"/>
          <w:bCs w:val="1"/>
          <w:color w:val="859900"/>
          <w:sz w:val="18"/>
          <w:szCs w:val="18"/>
          <w:rtl w:val="0"/>
        </w:rPr>
        <w:t xml:space="preserve">&gt; </w:t>
      </w:r>
      <w:r w:rsidDel="00000000" w:rsidR="00000000" w:rsidRPr="00000000">
        <w:rPr>
          <w:rFonts w:ascii="Courier New" w:cs="Courier New" w:eastAsia="Courier New" w:hAnsi="Courier New"/>
          <w:b w:val="1"/>
          <w:bCs w:val="1"/>
          <w:color w:val="d33682"/>
          <w:sz w:val="18"/>
          <w:szCs w:val="18"/>
          <w:rtl w:val="0"/>
        </w:rPr>
        <w:t xml:space="preserve">**Fallback on parse failure:**</w:t>
      </w:r>
      <w:r w:rsidDel="00000000" w:rsidR="00000000" w:rsidRPr="00000000">
        <w:rPr>
          <w:rFonts w:ascii="Courier New" w:cs="Courier New" w:eastAsia="Courier New" w:hAnsi="Courier New"/>
          <w:b w:val="1"/>
          <w:bCs w:val="1"/>
          <w:color w:val="859900"/>
          <w:sz w:val="18"/>
          <w:szCs w:val="18"/>
          <w:rtl w:val="0"/>
        </w:rPr>
        <w:t xml:space="preserve"> proposer receives all items.</w:t>
      </w:r>
    </w:p>
    <w:p w:rsidR="00000000" w:rsidDel="00000000" w:rsidP="00000000" w:rsidRDefault="00000000" w:rsidRPr="00000000" w14:paraId="0000016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67">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16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6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6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propose an allocation of items among all agents.</w:t>
      </w:r>
    </w:p>
    <w:p w:rsidR="00000000" w:rsidDel="00000000" w:rsidP="00000000" w:rsidRDefault="00000000" w:rsidRPr="00000000" w14:paraId="0000016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6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Context:**</w:t>
      </w:r>
    </w:p>
    <w:p w:rsidR="00000000" w:rsidDel="00000000" w:rsidP="00000000" w:rsidRDefault="00000000" w:rsidRPr="00000000" w14:paraId="0000016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Items: ['Apple', 'Jewel', 'Stone', 'Quill', 'Pencil'] (indices 0-4)</w:t>
      </w:r>
    </w:p>
    <w:p w:rsidR="00000000" w:rsidDel="00000000" w:rsidP="00000000" w:rsidRDefault="00000000" w:rsidRPr="00000000" w14:paraId="0000016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Agents: ['gpt-4o', 'claude-3-7-sonnet']</w:t>
      </w:r>
    </w:p>
    <w:p w:rsidR="00000000" w:rsidDel="00000000" w:rsidP="00000000" w:rsidRDefault="00000000" w:rsidRPr="00000000" w14:paraId="0000016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Round: 1/3</w:t>
      </w:r>
    </w:p>
    <w:p w:rsidR="00000000" w:rsidDel="00000000" w:rsidP="00000000" w:rsidRDefault="00000000" w:rsidRPr="00000000" w14:paraId="0000017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7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**Instructions:**</w:t>
      </w:r>
    </w:p>
    <w:p w:rsidR="00000000" w:rsidDel="00000000" w:rsidP="00000000" w:rsidRDefault="00000000" w:rsidRPr="00000000" w14:paraId="0000017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a JSON object in this exact format:</w:t>
      </w:r>
    </w:p>
    <w:p w:rsidR="00000000" w:rsidDel="00000000" w:rsidP="00000000" w:rsidRDefault="00000000" w:rsidRPr="00000000" w14:paraId="0000017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7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"allocation": {</w:t>
      </w:r>
    </w:p>
    <w:p w:rsidR="00000000" w:rsidDel="00000000" w:rsidP="00000000" w:rsidRDefault="00000000" w:rsidRPr="00000000" w14:paraId="0000017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"gpt-4o": [0, 2],</w:t>
      </w:r>
    </w:p>
    <w:p w:rsidR="00000000" w:rsidDel="00000000" w:rsidP="00000000" w:rsidRDefault="00000000" w:rsidRPr="00000000" w14:paraId="0000017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"claude-3-7-sonnet": [1, 3, 4]</w:t>
      </w:r>
    </w:p>
    <w:p w:rsidR="00000000" w:rsidDel="00000000" w:rsidP="00000000" w:rsidRDefault="00000000" w:rsidRPr="00000000" w14:paraId="0000017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7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"Brief explanation of your proposed allocation"</w:t>
      </w:r>
    </w:p>
    <w:p w:rsidR="00000000" w:rsidDel="00000000" w:rsidP="00000000" w:rsidRDefault="00000000" w:rsidRPr="00000000" w14:paraId="0000017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7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7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**Rules:**</w:t>
      </w:r>
    </w:p>
    <w:p w:rsidR="00000000" w:rsidDel="00000000" w:rsidP="00000000" w:rsidRDefault="00000000" w:rsidRPr="00000000" w14:paraId="0000017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Use item INDICES (0-4), not names</w:t>
      </w:r>
    </w:p>
    <w:p w:rsidR="00000000" w:rsidDel="00000000" w:rsidP="00000000" w:rsidRDefault="00000000" w:rsidRPr="00000000" w14:paraId="0000017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item must be assigned to exactly one agent</w:t>
      </w:r>
    </w:p>
    <w:p w:rsidR="00000000" w:rsidDel="00000000" w:rsidP="00000000" w:rsidRDefault="00000000" w:rsidRPr="00000000" w14:paraId="0000017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All items must be allocated</w:t>
      </w:r>
    </w:p>
    <w:p w:rsidR="00000000" w:rsidDel="00000000" w:rsidP="00000000" w:rsidRDefault="00000000" w:rsidRPr="00000000" w14:paraId="0000017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An agent can receive zero or multiple items</w:t>
      </w:r>
    </w:p>
    <w:p w:rsidR="00000000" w:rsidDel="00000000" w:rsidP="00000000" w:rsidRDefault="00000000" w:rsidRPr="00000000" w14:paraId="0000018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8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8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8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84">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1.6 Voting Prompt</w:t>
      </w:r>
    </w:p>
    <w:p w:rsidR="00000000" w:rsidDel="00000000" w:rsidP="00000000" w:rsidRDefault="00000000" w:rsidRPr="00000000" w14:paraId="0000018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86">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18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8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18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8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`{proposal['allocation']}`</w:t>
      </w:r>
      <w:r w:rsidDel="00000000" w:rsidR="00000000" w:rsidRPr="00000000">
        <w:rPr>
          <w:rFonts w:ascii="Courier New" w:cs="Courier New" w:eastAsia="Courier New" w:hAnsi="Courier New"/>
          <w:b w:val="1"/>
          <w:bCs w:val="1"/>
          <w:color w:val="657b83"/>
          <w:sz w:val="18"/>
          <w:szCs w:val="18"/>
          <w:rtl w:val="0"/>
        </w:rPr>
        <w:t xml:space="preserve"> | JSON allocation dict | </w:t>
      </w:r>
      <w:r w:rsidDel="00000000" w:rsidR="00000000" w:rsidRPr="00000000">
        <w:rPr>
          <w:rFonts w:ascii="Courier New" w:cs="Courier New" w:eastAsia="Courier New" w:hAnsi="Courier New"/>
          <w:b w:val="1"/>
          <w:bCs w:val="1"/>
          <w:color w:val="2aa198"/>
          <w:sz w:val="18"/>
          <w:szCs w:val="18"/>
          <w:rtl w:val="0"/>
        </w:rPr>
        <w:t xml:space="preserve">`{"gpt-4o": [0, 2], "claude-3-7-sonnet": [1, 3, 4]}`</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8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`{proposal['reasoning']}`</w:t>
      </w:r>
      <w:r w:rsidDel="00000000" w:rsidR="00000000" w:rsidRPr="00000000">
        <w:rPr>
          <w:rFonts w:ascii="Courier New" w:cs="Courier New" w:eastAsia="Courier New" w:hAnsi="Courier New"/>
          <w:b w:val="1"/>
          <w:bCs w:val="1"/>
          <w:color w:val="657b83"/>
          <w:sz w:val="18"/>
          <w:szCs w:val="18"/>
          <w:rtl w:val="0"/>
        </w:rPr>
        <w:t xml:space="preserve"> | Proposer's stated reasoning | </w:t>
      </w:r>
      <w:r w:rsidDel="00000000" w:rsidR="00000000" w:rsidRPr="00000000">
        <w:rPr>
          <w:rFonts w:ascii="Courier New" w:cs="Courier New" w:eastAsia="Courier New" w:hAnsi="Courier New"/>
          <w:b w:val="1"/>
          <w:bCs w:val="1"/>
          <w:color w:val="2aa198"/>
          <w:sz w:val="18"/>
          <w:szCs w:val="18"/>
          <w:rtl w:val="0"/>
        </w:rPr>
        <w:t xml:space="preserve">`"I take Apple and Stone; you get the rest"`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8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`{proposal['proposed_by']}`</w:t>
      </w:r>
      <w:r w:rsidDel="00000000" w:rsidR="00000000" w:rsidRPr="00000000">
        <w:rPr>
          <w:rFonts w:ascii="Courier New" w:cs="Courier New" w:eastAsia="Courier New" w:hAnsi="Courier New"/>
          <w:b w:val="1"/>
          <w:bCs w:val="1"/>
          <w:color w:val="657b83"/>
          <w:sz w:val="18"/>
          <w:szCs w:val="18"/>
          <w:rtl w:val="0"/>
        </w:rPr>
        <w:t xml:space="preserve"> | Proposer agent ID | </w:t>
      </w:r>
      <w:r w:rsidDel="00000000" w:rsidR="00000000" w:rsidRPr="00000000">
        <w:rPr>
          <w:rFonts w:ascii="Courier New" w:cs="Courier New" w:eastAsia="Courier New" w:hAnsi="Courier New"/>
          <w:b w:val="1"/>
          <w:bCs w:val="1"/>
          <w:color w:val="2aa198"/>
          <w:sz w:val="18"/>
          <w:szCs w:val="18"/>
          <w:rtl w:val="0"/>
        </w:rPr>
        <w:t xml:space="preserve">`gpt-4o`</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8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8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8F">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19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9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92">
      <w:pPr>
        <w:shd w:fill="fdf6e3" w:val="clear"/>
        <w:spacing w:line="360" w:lineRule="auto"/>
        <w:rPr>
          <w:rFonts w:ascii="Courier New" w:cs="Courier New" w:eastAsia="Courier New" w:hAnsi="Courier New"/>
          <w:b w:val="1"/>
          <w:bCs w:val="1"/>
          <w:color w:val="657b83"/>
          <w:sz w:val="18"/>
          <w:szCs w:val="18"/>
        </w:rPr>
      </w:pPr>
      <w:commentRangeStart w:id="23"/>
      <w:r w:rsidDel="00000000" w:rsidR="00000000" w:rsidRPr="00000000">
        <w:rPr>
          <w:rFonts w:ascii="Courier New" w:cs="Courier New" w:eastAsia="Courier New" w:hAnsi="Courier New"/>
          <w:b w:val="1"/>
          <w:bCs w:val="1"/>
          <w:color w:val="657b83"/>
          <w:sz w:val="18"/>
          <w:szCs w:val="18"/>
          <w:rtl w:val="0"/>
        </w:rPr>
        <w:t xml:space="preserve">A proposal has been made for item allocation: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9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9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PROPOSAL: {</w:t>
      </w:r>
    </w:p>
    <w:p w:rsidR="00000000" w:rsidDel="00000000" w:rsidP="00000000" w:rsidRDefault="00000000" w:rsidRPr="00000000" w14:paraId="0000019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"gpt-4o": [0, 2],</w:t>
      </w:r>
    </w:p>
    <w:p w:rsidR="00000000" w:rsidDel="00000000" w:rsidP="00000000" w:rsidRDefault="00000000" w:rsidRPr="00000000" w14:paraId="0000019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"claude-3-7-sonnet": [1, 3, 4]</w:t>
      </w:r>
    </w:p>
    <w:p w:rsidR="00000000" w:rsidDel="00000000" w:rsidP="00000000" w:rsidRDefault="00000000" w:rsidRPr="00000000" w14:paraId="0000019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9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REASONING: I take Apple and Stone; you get the rest.</w:t>
      </w:r>
    </w:p>
    <w:p w:rsidR="00000000" w:rsidDel="00000000" w:rsidP="00000000" w:rsidRDefault="00000000" w:rsidRPr="00000000" w14:paraId="0000019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PROPOSED BY: gpt-4o</w:t>
      </w:r>
    </w:p>
    <w:p w:rsidR="00000000" w:rsidDel="00000000" w:rsidP="00000000" w:rsidRDefault="00000000" w:rsidRPr="00000000" w14:paraId="0000019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9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**REMINDER — YOUR UTILITY:**</w:t>
      </w:r>
    </w:p>
    <w:p w:rsidR="00000000" w:rsidDel="00000000" w:rsidP="00000000" w:rsidRDefault="00000000" w:rsidRPr="00000000" w14:paraId="0000019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utility = sum of preference values for items you receive, multiplied by the round discount</w:t>
      </w:r>
    </w:p>
    <w:p w:rsidR="00000000" w:rsidDel="00000000" w:rsidP="00000000" w:rsidRDefault="00000000" w:rsidRPr="00000000" w14:paraId="0000019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Round 1: 100% | Round 2: 90% | Round 3: 81% (γ=0.9 per round)</w:t>
      </w:r>
    </w:p>
    <w:p w:rsidR="00000000" w:rsidDel="00000000" w:rsidP="00000000" w:rsidRDefault="00000000" w:rsidRPr="00000000" w14:paraId="0000019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If no deal is reached by the final round, your utility is 0</w:t>
      </w:r>
    </w:p>
    <w:p w:rsidR="00000000" w:rsidDel="00000000" w:rsidP="00000000" w:rsidRDefault="00000000" w:rsidRPr="00000000" w14:paraId="0000019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A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vote on this proposal. Consider:</w:t>
      </w:r>
    </w:p>
    <w:p w:rsidR="00000000" w:rsidDel="00000000" w:rsidP="00000000" w:rsidRDefault="00000000" w:rsidRPr="00000000" w14:paraId="000001A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How this allocation affects your utility</w:t>
      </w:r>
    </w:p>
    <w:p w:rsidR="00000000" w:rsidDel="00000000" w:rsidP="00000000" w:rsidRDefault="00000000" w:rsidRPr="00000000" w14:paraId="000001A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Whether you might get a better deal by continuing negotiation</w:t>
      </w:r>
    </w:p>
    <w:p w:rsidR="00000000" w:rsidDel="00000000" w:rsidP="00000000" w:rsidRDefault="00000000" w:rsidRPr="00000000" w14:paraId="000001A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strategic implications of accepting vs. rejecting</w:t>
      </w:r>
    </w:p>
    <w:p w:rsidR="00000000" w:rsidDel="00000000" w:rsidP="00000000" w:rsidRDefault="00000000" w:rsidRPr="00000000" w14:paraId="000001A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A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a JSON object in this exact format:</w:t>
      </w:r>
    </w:p>
    <w:p w:rsidR="00000000" w:rsidDel="00000000" w:rsidP="00000000" w:rsidRDefault="00000000" w:rsidRPr="00000000" w14:paraId="000001A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A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"vote": "accept",</w:t>
      </w:r>
    </w:p>
    <w:p w:rsidR="00000000" w:rsidDel="00000000" w:rsidP="00000000" w:rsidRDefault="00000000" w:rsidRPr="00000000" w14:paraId="000001A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"Brief explanation of your vote"</w:t>
      </w:r>
    </w:p>
    <w:p w:rsidR="00000000" w:rsidDel="00000000" w:rsidP="00000000" w:rsidRDefault="00000000" w:rsidRPr="00000000" w14:paraId="000001A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A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A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Vote must be either "accept" or "reject".</w:t>
      </w:r>
    </w:p>
    <w:p w:rsidR="00000000" w:rsidDel="00000000" w:rsidP="00000000" w:rsidRDefault="00000000" w:rsidRPr="00000000" w14:paraId="000001A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A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A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A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B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1">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Game 2: Diplomatic Treaty</w:t>
      </w:r>
    </w:p>
    <w:p w:rsidR="00000000" w:rsidDel="00000000" w:rsidP="00000000" w:rsidRDefault="00000000" w:rsidRPr="00000000" w14:paraId="000001B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3">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657b83"/>
          <w:sz w:val="18"/>
          <w:szCs w:val="18"/>
          <w:rtl w:val="0"/>
        </w:rPr>
        <w:t xml:space="preserve">Protocol: </w:t>
      </w:r>
      <w:r w:rsidDel="00000000" w:rsidR="00000000" w:rsidRPr="00000000">
        <w:rPr>
          <w:rFonts w:ascii="Courier New" w:cs="Courier New" w:eastAsia="Courier New" w:hAnsi="Courier New"/>
          <w:b w:val="1"/>
          <w:bCs w:val="1"/>
          <w:color w:val="d33682"/>
          <w:sz w:val="18"/>
          <w:szCs w:val="18"/>
          <w:rtl w:val="0"/>
        </w:rPr>
        <w:t xml:space="preserve">**Propose-and-Vote**</w:t>
      </w:r>
    </w:p>
    <w:p w:rsidR="00000000" w:rsidDel="00000000" w:rsidP="00000000" w:rsidRDefault="00000000" w:rsidRPr="00000000" w14:paraId="000001B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Phases per round: Setup → Preference Assignment → Discussion → Private Thinking → Proposal → Voting → Reflection</w:t>
      </w:r>
    </w:p>
    <w:p w:rsidR="00000000" w:rsidDel="00000000" w:rsidP="00000000" w:rsidRDefault="00000000" w:rsidRPr="00000000" w14:paraId="000001B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Position scale: 0.0 = 0% (minimum policy level), 1.0 = 100% (maximum policy level) — continuous rate, every intermediate value is semantically meaningful</w:t>
      </w:r>
    </w:p>
    <w:p w:rsidR="00000000" w:rsidDel="00000000" w:rsidP="00000000" w:rsidRDefault="00000000" w:rsidRPr="00000000" w14:paraId="000001B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Control parameters: ρ (position correlation across agents), θ (weight overlap across agents)</w:t>
      </w:r>
    </w:p>
    <w:p w:rsidR="00000000" w:rsidDel="00000000" w:rsidP="00000000" w:rsidRDefault="00000000" w:rsidRPr="00000000" w14:paraId="000001B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B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B">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2.1 Game Rules Prompt</w:t>
      </w:r>
    </w:p>
    <w:p w:rsidR="00000000" w:rsidDel="00000000" w:rsidP="00000000" w:rsidRDefault="00000000" w:rsidRPr="00000000" w14:paraId="000001B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D">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1B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B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1C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C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`{parties_phrase}`</w:t>
      </w:r>
      <w:r w:rsidDel="00000000" w:rsidR="00000000" w:rsidRPr="00000000">
        <w:rPr>
          <w:rFonts w:ascii="Courier New" w:cs="Courier New" w:eastAsia="Courier New" w:hAnsi="Courier New"/>
          <w:b w:val="1"/>
          <w:bCs w:val="1"/>
          <w:color w:val="657b83"/>
          <w:sz w:val="18"/>
          <w:szCs w:val="18"/>
          <w:rtl w:val="0"/>
        </w:rPr>
        <w:t xml:space="preserve"> | "another party" (n=2) or "N-1 other parties" | </w:t>
      </w:r>
      <w:r w:rsidDel="00000000" w:rsidR="00000000" w:rsidRPr="00000000">
        <w:rPr>
          <w:rFonts w:ascii="Courier New" w:cs="Courier New" w:eastAsia="Courier New" w:hAnsi="Courier New"/>
          <w:b w:val="1"/>
          <w:bCs w:val="1"/>
          <w:color w:val="2aa198"/>
          <w:sz w:val="18"/>
          <w:szCs w:val="18"/>
          <w:rtl w:val="0"/>
        </w:rPr>
        <w:t xml:space="preserve">`another party`</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C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`{len(issues)}`</w:t>
      </w:r>
      <w:r w:rsidDel="00000000" w:rsidR="00000000" w:rsidRPr="00000000">
        <w:rPr>
          <w:rFonts w:ascii="Courier New" w:cs="Courier New" w:eastAsia="Courier New" w:hAnsi="Courier New"/>
          <w:b w:val="1"/>
          <w:bCs w:val="1"/>
          <w:color w:val="657b83"/>
          <w:sz w:val="18"/>
          <w:szCs w:val="18"/>
          <w:rtl w:val="0"/>
        </w:rPr>
        <w:t xml:space="preserve"> | Number of issues in this game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C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`{issues_text}`</w:t>
      </w:r>
      <w:r w:rsidDel="00000000" w:rsidR="00000000" w:rsidRPr="00000000">
        <w:rPr>
          <w:rFonts w:ascii="Courier New" w:cs="Courier New" w:eastAsia="Courier New" w:hAnsi="Courier New"/>
          <w:b w:val="1"/>
          <w:bCs w:val="1"/>
          <w:color w:val="657b83"/>
          <w:sz w:val="18"/>
          <w:szCs w:val="18"/>
          <w:rtl w:val="0"/>
        </w:rPr>
        <w:t xml:space="preserve"> | Numbered list of issue names with scale endpoints | see rendered prompt |</w:t>
      </w:r>
    </w:p>
    <w:p w:rsidR="00000000" w:rsidDel="00000000" w:rsidP="00000000" w:rsidRDefault="00000000" w:rsidRPr="00000000" w14:paraId="000001C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`{n_agents}`</w:t>
      </w:r>
      <w:r w:rsidDel="00000000" w:rsidR="00000000" w:rsidRPr="00000000">
        <w:rPr>
          <w:rFonts w:ascii="Courier New" w:cs="Courier New" w:eastAsia="Courier New" w:hAnsi="Courier New"/>
          <w:b w:val="1"/>
          <w:bCs w:val="1"/>
          <w:color w:val="657b83"/>
          <w:sz w:val="18"/>
          <w:szCs w:val="18"/>
          <w:rtl w:val="0"/>
        </w:rPr>
        <w:t xml:space="preserve"> | Total number of negotiating parties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C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C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`{gamma_discount}`</w:t>
      </w:r>
      <w:r w:rsidDel="00000000" w:rsidR="00000000" w:rsidRPr="00000000">
        <w:rPr>
          <w:rFonts w:ascii="Courier New" w:cs="Courier New" w:eastAsia="Courier New" w:hAnsi="Courier New"/>
          <w:b w:val="1"/>
          <w:bCs w:val="1"/>
          <w:color w:val="657b83"/>
          <w:sz w:val="18"/>
          <w:szCs w:val="18"/>
          <w:rtl w:val="0"/>
        </w:rPr>
        <w:t xml:space="preserve"> | Per-round discount factor | </w:t>
      </w:r>
      <w:r w:rsidDel="00000000" w:rsidR="00000000" w:rsidRPr="00000000">
        <w:rPr>
          <w:rFonts w:ascii="Courier New" w:cs="Courier New" w:eastAsia="Courier New" w:hAnsi="Courier New"/>
          <w:b w:val="1"/>
          <w:bCs w:val="1"/>
          <w:color w:val="2aa198"/>
          <w:sz w:val="18"/>
          <w:szCs w:val="18"/>
          <w:rtl w:val="0"/>
        </w:rPr>
        <w:t xml:space="preserve">`0.9`</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1C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C8">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(example: 2 parties, 5 issues, γ=0.9, 3 rounds)**</w:t>
      </w:r>
    </w:p>
    <w:p w:rsidR="00000000" w:rsidDel="00000000" w:rsidP="00000000" w:rsidRDefault="00000000" w:rsidRPr="00000000" w14:paraId="000001C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C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C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Welcome to the Diplomatic Treaty Negotiation!</w:t>
      </w:r>
    </w:p>
    <w:p w:rsidR="00000000" w:rsidDel="00000000" w:rsidP="00000000" w:rsidRDefault="00000000" w:rsidRPr="00000000" w14:paraId="000001C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C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w:t>
      </w:r>
      <w:commentRangeStart w:id="24"/>
      <w:commentRangeStart w:id="25"/>
      <w:r w:rsidDel="00000000" w:rsidR="00000000" w:rsidRPr="00000000">
        <w:rPr>
          <w:rFonts w:ascii="Courier New" w:cs="Courier New" w:eastAsia="Courier New" w:hAnsi="Courier New"/>
          <w:b w:val="1"/>
          <w:bCs w:val="1"/>
          <w:color w:val="657b83"/>
          <w:sz w:val="18"/>
          <w:szCs w:val="18"/>
          <w:rtl w:val="0"/>
        </w:rPr>
        <w:t xml:space="preserve">participating in a diplomatic negotiation with another party</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Courier New" w:cs="Courier New" w:eastAsia="Courier New" w:hAnsi="Courier New"/>
          <w:b w:val="1"/>
          <w:bCs w:val="1"/>
          <w:color w:val="657b83"/>
          <w:sz w:val="18"/>
          <w:szCs w:val="18"/>
          <w:rtl w:val="0"/>
        </w:rPr>
        <w:t xml:space="preserve"> over 5 policy issues.</w:t>
      </w:r>
    </w:p>
    <w:p w:rsidR="00000000" w:rsidDel="00000000" w:rsidP="00000000" w:rsidRDefault="00000000" w:rsidRPr="00000000" w14:paraId="000001C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C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**ISSUES UNDER NEGOTIATION:**</w:t>
      </w:r>
    </w:p>
    <w:p w:rsidR="00000000" w:rsidDel="00000000" w:rsidP="00000000" w:rsidRDefault="00000000" w:rsidRPr="00000000" w14:paraId="000001D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Each issue is a continuous policy rate. Positions and agreed resolutions are scores in [0.0, 1.0], where:</w:t>
      </w:r>
    </w:p>
    <w:p w:rsidR="00000000" w:rsidDel="00000000" w:rsidP="00000000" w:rsidRDefault="00000000" w:rsidRPr="00000000" w14:paraId="000001D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**0.0** = 0% — the minimum level of that policy (see scale below)</w:t>
      </w:r>
    </w:p>
    <w:p w:rsidR="00000000" w:rsidDel="00000000" w:rsidP="00000000" w:rsidRDefault="00000000" w:rsidRPr="00000000" w14:paraId="000001D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**1.0** = 100% — the maximum level of that policy (see scale below)</w:t>
      </w:r>
    </w:p>
    <w:p w:rsidR="00000000" w:rsidDel="00000000" w:rsidP="00000000" w:rsidRDefault="00000000" w:rsidRPr="00000000" w14:paraId="000001D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**0.5** = 50% — the exact midpoint between minimum and maximum</w:t>
      </w:r>
    </w:p>
    <w:p w:rsidR="00000000" w:rsidDel="00000000" w:rsidP="00000000" w:rsidRDefault="00000000" w:rsidRPr="00000000" w14:paraId="000001D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D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position IS your preferred rate.** A position of 0.35 literally means you want ~35% of that policy measure. Intermediate values are meaningful — there is no "neutral"; every number reflects a specific policy level.</w:t>
      </w:r>
    </w:p>
    <w:p w:rsidR="00000000" w:rsidDel="00000000" w:rsidP="00000000" w:rsidRDefault="00000000" w:rsidRPr="00000000" w14:paraId="000001D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D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**AI chip export quota**</w:t>
      </w:r>
    </w:p>
    <w:p w:rsidR="00000000" w:rsidDel="00000000" w:rsidP="00000000" w:rsidRDefault="00000000" w:rsidRPr="00000000" w14:paraId="000001D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Scale: 0% = total ban on H200-class AI chip exports | 100% = unrestricted export of all advanced AI chips</w:t>
      </w:r>
    </w:p>
    <w:p w:rsidR="00000000" w:rsidDel="00000000" w:rsidP="00000000" w:rsidRDefault="00000000" w:rsidRPr="00000000" w14:paraId="000001D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**Autonomous weapons human oversight**</w:t>
      </w:r>
    </w:p>
    <w:p w:rsidR="00000000" w:rsidDel="00000000" w:rsidP="00000000" w:rsidRDefault="00000000" w:rsidRPr="00000000" w14:paraId="000001D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Scale: 0% = fully autonomous lethal decisions (no human required) | 100% = every strike requires explicit human authorization</w:t>
      </w:r>
    </w:p>
    <w:p w:rsidR="00000000" w:rsidDel="00000000" w:rsidP="00000000" w:rsidRDefault="00000000" w:rsidRPr="00000000" w14:paraId="000001D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**Critical mineral revenue share**</w:t>
      </w:r>
    </w:p>
    <w:p w:rsidR="00000000" w:rsidDel="00000000" w:rsidP="00000000" w:rsidRDefault="00000000" w:rsidRPr="00000000" w14:paraId="000001D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Scale: 0% = host nation keeps all extraction revenues | 100% = partner nation receives all extraction revenues</w:t>
      </w:r>
    </w:p>
    <w:p w:rsidR="00000000" w:rsidDel="00000000" w:rsidP="00000000" w:rsidRDefault="00000000" w:rsidRPr="00000000" w14:paraId="000001D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**Disputed territory restoration**</w:t>
      </w:r>
    </w:p>
    <w:p w:rsidR="00000000" w:rsidDel="00000000" w:rsidP="00000000" w:rsidRDefault="00000000" w:rsidRPr="00000000" w14:paraId="000001D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Scale: 0% = no territory returned (status quo frozen) | 100% = full pre-conflict borders restored</w:t>
      </w:r>
    </w:p>
    <w:p w:rsidR="00000000" w:rsidDel="00000000" w:rsidP="00000000" w:rsidRDefault="00000000" w:rsidRPr="00000000" w14:paraId="000001D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5. **Nuclear warhead reduction**</w:t>
      </w:r>
    </w:p>
    <w:p w:rsidR="00000000" w:rsidDel="00000000" w:rsidP="00000000" w:rsidRDefault="00000000" w:rsidRPr="00000000" w14:paraId="000001E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Scale: 0% = no warheads eliminated | 100% = complete bilateral nuclear disarmament</w:t>
      </w:r>
    </w:p>
    <w:p w:rsidR="00000000" w:rsidDel="00000000" w:rsidP="00000000" w:rsidRDefault="00000000" w:rsidRPr="00000000" w14:paraId="000001E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E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**GAME STRUCTURE:**</w:t>
      </w:r>
    </w:p>
    <w:p w:rsidR="00000000" w:rsidDel="00000000" w:rsidP="00000000" w:rsidRDefault="00000000" w:rsidRPr="00000000" w14:paraId="000001E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There are 2 parties negotiating (including you)</w:t>
      </w:r>
    </w:p>
    <w:p w:rsidR="00000000" w:rsidDel="00000000" w:rsidP="00000000" w:rsidRDefault="00000000" w:rsidRPr="00000000" w14:paraId="000001E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negotiation will last up to 3 rounds</w:t>
      </w:r>
    </w:p>
    <w:p w:rsidR="00000000" w:rsidDel="00000000" w:rsidP="00000000" w:rsidRDefault="00000000" w:rsidRPr="00000000" w14:paraId="000001E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An agreement vector resolves every proposition simultaneously</w:t>
      </w:r>
    </w:p>
    <w:p w:rsidR="00000000" w:rsidDel="00000000" w:rsidP="00000000" w:rsidRDefault="00000000" w:rsidRPr="00000000" w14:paraId="000001E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E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PREFERENCES:**</w:t>
      </w:r>
    </w:p>
    <w:p w:rsidR="00000000" w:rsidDel="00000000" w:rsidP="00000000" w:rsidRDefault="00000000" w:rsidRPr="00000000" w14:paraId="000001E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have a SECRET IDEAL POSITION on each issue (your preferred rate)</w:t>
      </w:r>
    </w:p>
    <w:p w:rsidR="00000000" w:rsidDel="00000000" w:rsidP="00000000" w:rsidRDefault="00000000" w:rsidRPr="00000000" w14:paraId="000001E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have IMPORTANCE WEIGHTS (how much you care about each issue)</w:t>
      </w:r>
    </w:p>
    <w:p w:rsidR="00000000" w:rsidDel="00000000" w:rsidP="00000000" w:rsidRDefault="00000000" w:rsidRPr="00000000" w14:paraId="000001E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preferences are PRIVATE — the other party does not know them</w:t>
      </w:r>
    </w:p>
    <w:p w:rsidR="00000000" w:rsidDel="00000000" w:rsidP="00000000" w:rsidRDefault="00000000" w:rsidRPr="00000000" w14:paraId="000001E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E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**AGREEMENT FORMAT:**</w:t>
      </w:r>
    </w:p>
    <w:p w:rsidR="00000000" w:rsidDel="00000000" w:rsidP="00000000" w:rsidRDefault="00000000" w:rsidRPr="00000000" w14:paraId="000001E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An agreement is a vector of 5 values, one per issue</w:t>
      </w:r>
    </w:p>
    <w:p w:rsidR="00000000" w:rsidDel="00000000" w:rsidP="00000000" w:rsidRDefault="00000000" w:rsidRPr="00000000" w14:paraId="000001E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Example: [0.3, 0.7, 0.5, ...]</w:t>
      </w:r>
    </w:p>
    <w:p w:rsidR="00000000" w:rsidDel="00000000" w:rsidP="00000000" w:rsidRDefault="00000000" w:rsidRPr="00000000" w14:paraId="000001E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value is the agreed rate on that issue's [0, 1] scale</w:t>
      </w:r>
    </w:p>
    <w:p w:rsidR="00000000" w:rsidDel="00000000" w:rsidP="00000000" w:rsidRDefault="00000000" w:rsidRPr="00000000" w14:paraId="000001F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F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**UTILITY CALCULATION:**</w:t>
      </w:r>
    </w:p>
    <w:p w:rsidR="00000000" w:rsidDel="00000000" w:rsidP="00000000" w:rsidRDefault="00000000" w:rsidRPr="00000000" w14:paraId="000001F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utility = weighted sum of how close each resolved rate is to your ideal</w:t>
      </w:r>
    </w:p>
    <w:p w:rsidR="00000000" w:rsidDel="00000000" w:rsidP="00000000" w:rsidRDefault="00000000" w:rsidRPr="00000000" w14:paraId="000001F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Formula: 100 × Σ (weight_k × (1 - |your_position_k - agreement_k|))</w:t>
      </w:r>
    </w:p>
    <w:p w:rsidR="00000000" w:rsidDel="00000000" w:rsidP="00000000" w:rsidRDefault="00000000" w:rsidRPr="00000000" w14:paraId="000001F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Maximum utility = 100.0 (every issue resolved at your exact ideal rate)</w:t>
      </w:r>
    </w:p>
    <w:p w:rsidR="00000000" w:rsidDel="00000000" w:rsidP="00000000" w:rsidRDefault="00000000" w:rsidRPr="00000000" w14:paraId="000001F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F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**VOTING RULES:**</w:t>
      </w:r>
    </w:p>
    <w:p w:rsidR="00000000" w:rsidDel="00000000" w:rsidP="00000000" w:rsidRDefault="00000000" w:rsidRPr="00000000" w14:paraId="000001F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vote "accept" or "reject" on each proposed agreement</w:t>
      </w:r>
    </w:p>
    <w:p w:rsidR="00000000" w:rsidDel="00000000" w:rsidP="00000000" w:rsidRDefault="00000000" w:rsidRPr="00000000" w14:paraId="000001F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 proposal needs UNANIMOUS acceptance from all parties to take effect</w:t>
      </w:r>
    </w:p>
    <w:p w:rsidR="00000000" w:rsidDel="00000000" w:rsidP="00000000" w:rsidRDefault="00000000" w:rsidRPr="00000000" w14:paraId="000001F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Utility is discounted by 0.9 per round — early agreement is better</w:t>
      </w:r>
    </w:p>
    <w:p w:rsidR="00000000" w:rsidDel="00000000" w:rsidP="00000000" w:rsidRDefault="00000000" w:rsidRPr="00000000" w14:paraId="000001F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FB">
      <w:pPr>
        <w:shd w:fill="fdf6e3" w:val="clear"/>
        <w:spacing w:line="360" w:lineRule="auto"/>
        <w:rPr>
          <w:rFonts w:ascii="Courier New" w:cs="Courier New" w:eastAsia="Courier New" w:hAnsi="Courier New"/>
          <w:b w:val="1"/>
          <w:bCs w:val="1"/>
          <w:color w:val="657b83"/>
          <w:sz w:val="18"/>
          <w:szCs w:val="18"/>
        </w:rPr>
      </w:pPr>
      <w:commentRangeStart w:id="26"/>
      <w:r w:rsidDel="00000000" w:rsidR="00000000" w:rsidRPr="00000000">
        <w:rPr>
          <w:rFonts w:ascii="Courier New" w:cs="Courier New" w:eastAsia="Courier New" w:hAnsi="Courier New"/>
          <w:b w:val="1"/>
          <w:bCs w:val="1"/>
          <w:color w:val="657b83"/>
          <w:sz w:val="18"/>
          <w:szCs w:val="18"/>
          <w:rtl w:val="0"/>
        </w:rPr>
        <w:t xml:space="preserve">Please acknowledge that you understand these rules and are ready to negotiate!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F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F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1F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1F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00">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2.2 Preference Assignment Prompt</w:t>
      </w:r>
    </w:p>
    <w:p w:rsidR="00000000" w:rsidDel="00000000" w:rsidP="00000000" w:rsidRDefault="00000000" w:rsidRPr="00000000" w14:paraId="0000020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02">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0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0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0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0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`{agent_id}`</w:t>
      </w:r>
      <w:r w:rsidDel="00000000" w:rsidR="00000000" w:rsidRPr="00000000">
        <w:rPr>
          <w:rFonts w:ascii="Courier New" w:cs="Courier New" w:eastAsia="Courier New" w:hAnsi="Courier New"/>
          <w:b w:val="1"/>
          <w:bCs w:val="1"/>
          <w:color w:val="657b83"/>
          <w:sz w:val="18"/>
          <w:szCs w:val="18"/>
          <w:rtl w:val="0"/>
        </w:rPr>
        <w:t xml:space="preserve"> | This agent's model/role identifier | </w:t>
      </w:r>
      <w:r w:rsidDel="00000000" w:rsidR="00000000" w:rsidRPr="00000000">
        <w:rPr>
          <w:rFonts w:ascii="Courier New" w:cs="Courier New" w:eastAsia="Courier New" w:hAnsi="Courier New"/>
          <w:b w:val="1"/>
          <w:bCs w:val="1"/>
          <w:color w:val="2aa198"/>
          <w:sz w:val="18"/>
          <w:szCs w:val="18"/>
          <w:rtl w:val="0"/>
        </w:rPr>
        <w:t xml:space="preserve">`claude-3-7-sonnet`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0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positions per issue | Ideal rate in [</w:t>
      </w:r>
      <w:r w:rsidDel="00000000" w:rsidR="00000000" w:rsidRPr="00000000">
        <w:rPr>
          <w:rFonts w:ascii="Courier New" w:cs="Courier New" w:eastAsia="Courier New" w:hAnsi="Courier New"/>
          <w:b w:val="1"/>
          <w:bCs w:val="1"/>
          <w:color w:val="2aa198"/>
          <w:sz w:val="18"/>
          <w:szCs w:val="18"/>
          <w:rtl w:val="0"/>
        </w:rPr>
        <w:t xml:space="preserve">0,1</w:t>
      </w:r>
      <w:r w:rsidDel="00000000" w:rsidR="00000000" w:rsidRPr="00000000">
        <w:rPr>
          <w:rFonts w:ascii="Fira Mono" w:cs="Fira Mono" w:eastAsia="Fira Mono" w:hAnsi="Fira Mono"/>
          <w:b w:val="1"/>
          <w:bCs w:val="1"/>
          <w:color w:val="657b83"/>
          <w:sz w:val="18"/>
          <w:szCs w:val="18"/>
          <w:rtl w:val="0"/>
        </w:rPr>
        <w:t xml:space="preserve">] → plain-English interpretation via ISSUE_INTERP_TEMPLATES | </w:t>
      </w:r>
      <w:r w:rsidDel="00000000" w:rsidR="00000000" w:rsidRPr="00000000">
        <w:rPr>
          <w:rFonts w:ascii="Courier New" w:cs="Courier New" w:eastAsia="Courier New" w:hAnsi="Courier New"/>
          <w:b w:val="1"/>
          <w:bCs w:val="1"/>
          <w:color w:val="2aa198"/>
          <w:sz w:val="18"/>
          <w:szCs w:val="18"/>
          <w:rtl w:val="0"/>
        </w:rPr>
        <w:t xml:space="preserve">`</w:t>
      </w:r>
      <w:commentRangeStart w:id="27"/>
      <w:r w:rsidDel="00000000" w:rsidR="00000000" w:rsidRPr="00000000">
        <w:rPr>
          <w:rFonts w:ascii="Fira Mono" w:cs="Fira Mono" w:eastAsia="Fira Mono" w:hAnsi="Fira Mono"/>
          <w:b w:val="1"/>
          <w:bCs w:val="1"/>
          <w:color w:val="2aa198"/>
          <w:sz w:val="18"/>
          <w:szCs w:val="18"/>
          <w:rtl w:val="0"/>
        </w:rPr>
        <w:t xml:space="preserve">AI chip export quota: 0.823 → ~82% of advanced AI chip production cleared for export</w:t>
      </w:r>
      <w:commentRangeEnd w:id="27"/>
      <w:r w:rsidDel="00000000" w:rsidR="00000000" w:rsidRPr="00000000">
        <w:commentReference w:id="27"/>
      </w:r>
      <w:r w:rsidDel="00000000" w:rsidR="00000000" w:rsidRPr="00000000">
        <w:rPr>
          <w:rFonts w:ascii="Courier New" w:cs="Courier New" w:eastAsia="Courier New" w:hAnsi="Courier New"/>
          <w:b w:val="1"/>
          <w:bCs w:val="1"/>
          <w:color w:val="2aa198"/>
          <w:sz w:val="18"/>
          <w:szCs w:val="18"/>
          <w:rtl w:val="0"/>
        </w:rPr>
        <w:t xml:space="preserve">`</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0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weights per issue | Importance weight + priority label | </w:t>
      </w:r>
      <w:r w:rsidDel="00000000" w:rsidR="00000000" w:rsidRPr="00000000">
        <w:rPr>
          <w:rFonts w:ascii="Courier New" w:cs="Courier New" w:eastAsia="Courier New" w:hAnsi="Courier New"/>
          <w:b w:val="1"/>
          <w:bCs w:val="1"/>
          <w:color w:val="2aa198"/>
          <w:sz w:val="18"/>
          <w:szCs w:val="18"/>
          <w:rtl w:val="0"/>
        </w:rPr>
        <w:t xml:space="preserve">`AI chip export quota: 0.312 (HIGH priority)`</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0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0A">
      <w:pPr>
        <w:shd w:fill="fdf6e3" w:val="clear"/>
        <w:spacing w:line="360" w:lineRule="auto"/>
        <w:rPr>
          <w:rFonts w:ascii="Courier New" w:cs="Courier New" w:eastAsia="Courier New" w:hAnsi="Courier New"/>
          <w:b w:val="1"/>
          <w:bCs w:val="1"/>
          <w:i w:val="1"/>
          <w:iCs w:val="1"/>
          <w:color w:val="d33682"/>
          <w:sz w:val="18"/>
          <w:szCs w:val="18"/>
        </w:rPr>
      </w:pPr>
      <w:commentRangeStart w:id="28"/>
      <w:commentRangeStart w:id="29"/>
      <w:r w:rsidDel="00000000" w:rsidR="00000000" w:rsidRPr="00000000">
        <w:rPr>
          <w:rFonts w:ascii="Fira Mono" w:cs="Fira Mono" w:eastAsia="Fira Mono" w:hAnsi="Fira Mono"/>
          <w:b w:val="1"/>
          <w:bCs w:val="1"/>
          <w:color w:val="657b83"/>
          <w:sz w:val="18"/>
          <w:szCs w:val="18"/>
          <w:rtl w:val="0"/>
        </w:rPr>
        <w:t xml:space="preserve">Weight priority: &gt; 0.25 → </w:t>
      </w:r>
      <w:r w:rsidDel="00000000" w:rsidR="00000000" w:rsidRPr="00000000">
        <w:rPr>
          <w:rFonts w:ascii="Courier New" w:cs="Courier New" w:eastAsia="Courier New" w:hAnsi="Courier New"/>
          <w:b w:val="1"/>
          <w:bCs w:val="1"/>
          <w:color w:val="d33682"/>
          <w:sz w:val="18"/>
          <w:szCs w:val="18"/>
          <w:rtl w:val="0"/>
        </w:rPr>
        <w:t xml:space="preserve">**HIGH**</w:t>
      </w:r>
      <w:r w:rsidDel="00000000" w:rsidR="00000000" w:rsidRPr="00000000">
        <w:rPr>
          <w:rFonts w:ascii="Fira Mono" w:cs="Fira Mono" w:eastAsia="Fira Mono" w:hAnsi="Fira Mono"/>
          <w:b w:val="1"/>
          <w:bCs w:val="1"/>
          <w:color w:val="657b83"/>
          <w:sz w:val="18"/>
          <w:szCs w:val="18"/>
          <w:rtl w:val="0"/>
        </w:rPr>
        <w:t xml:space="preserve">, &gt; 0.15 → </w:t>
      </w:r>
      <w:r w:rsidDel="00000000" w:rsidR="00000000" w:rsidRPr="00000000">
        <w:rPr>
          <w:rFonts w:ascii="Courier New" w:cs="Courier New" w:eastAsia="Courier New" w:hAnsi="Courier New"/>
          <w:b w:val="1"/>
          <w:bCs w:val="1"/>
          <w:color w:val="d33682"/>
          <w:sz w:val="18"/>
          <w:szCs w:val="18"/>
          <w:rtl w:val="0"/>
        </w:rPr>
        <w:t xml:space="preserve">**Medium**</w:t>
      </w:r>
      <w:r w:rsidDel="00000000" w:rsidR="00000000" w:rsidRPr="00000000">
        <w:rPr>
          <w:rFonts w:ascii="Gungsuh" w:cs="Gungsuh" w:eastAsia="Gungsuh" w:hAnsi="Gungsuh"/>
          <w:b w:val="1"/>
          <w:bCs w:val="1"/>
          <w:color w:val="657b83"/>
          <w:sz w:val="18"/>
          <w:szCs w:val="18"/>
          <w:rtl w:val="0"/>
        </w:rPr>
        <w:t xml:space="preserve">, ≤ 0.15 → </w:t>
      </w:r>
      <w:r w:rsidDel="00000000" w:rsidR="00000000" w:rsidRPr="00000000">
        <w:rPr>
          <w:rFonts w:ascii="Courier New" w:cs="Courier New" w:eastAsia="Courier New" w:hAnsi="Courier New"/>
          <w:b w:val="1"/>
          <w:bCs w:val="1"/>
          <w:i w:val="1"/>
          <w:iCs w:val="1"/>
          <w:color w:val="d33682"/>
          <w:sz w:val="18"/>
          <w:szCs w:val="18"/>
          <w:rtl w:val="0"/>
        </w:rPr>
        <w:t xml:space="preserve">*Low*</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0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Position display: </w:t>
      </w:r>
      <w:r w:rsidDel="00000000" w:rsidR="00000000" w:rsidRPr="00000000">
        <w:rPr>
          <w:rFonts w:ascii="Fira Mono" w:cs="Fira Mono" w:eastAsia="Fira Mono" w:hAnsi="Fira Mono"/>
          <w:b w:val="1"/>
          <w:bCs w:val="1"/>
          <w:color w:val="2aa198"/>
          <w:sz w:val="18"/>
          <w:szCs w:val="18"/>
          <w:rtl w:val="0"/>
        </w:rPr>
        <w:t xml:space="preserve">`{issue}: {pos:.3f} → {ISSUE_INTERP_TEMPLATES[i].format(pct=round(pos*100))}`</w:t>
      </w:r>
      <w:r w:rsidDel="00000000" w:rsidR="00000000" w:rsidRPr="00000000">
        <w:rPr>
          <w:rFonts w:ascii="Courier New" w:cs="Courier New" w:eastAsia="Courier New" w:hAnsi="Courier New"/>
          <w:b w:val="1"/>
          <w:bCs w:val="1"/>
          <w:color w:val="657b83"/>
          <w:sz w:val="18"/>
          <w:szCs w:val="18"/>
          <w:rtl w:val="0"/>
        </w:rPr>
        <w:t xml:space="preserve"> — no longer uses vague descriptor words.</w:t>
      </w:r>
    </w:p>
    <w:p w:rsidR="00000000" w:rsidDel="00000000" w:rsidP="00000000" w:rsidRDefault="00000000" w:rsidRPr="00000000" w14:paraId="0000020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0D">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(example: 5 issues)**</w:t>
      </w:r>
    </w:p>
    <w:p w:rsidR="00000000" w:rsidDel="00000000" w:rsidP="00000000" w:rsidRDefault="00000000" w:rsidRPr="00000000" w14:paraId="0000020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0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1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CONFIDENTIAL: Your Diplomatic Preferences</w:t>
      </w:r>
    </w:p>
    <w:p w:rsidR="00000000" w:rsidDel="00000000" w:rsidP="00000000" w:rsidRDefault="00000000" w:rsidRPr="00000000" w14:paraId="0000021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1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claude-3-7-sonnet, you have been assigned the following SECRET preferences:</w:t>
      </w:r>
    </w:p>
    <w:p w:rsidR="00000000" w:rsidDel="00000000" w:rsidP="00000000" w:rsidRDefault="00000000" w:rsidRPr="00000000" w14:paraId="0000021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1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IDEAL POSITIONS** (your preferred rate on each issue):</w:t>
      </w:r>
    </w:p>
    <w:p w:rsidR="00000000" w:rsidDel="00000000" w:rsidP="00000000" w:rsidRDefault="00000000" w:rsidRPr="00000000" w14:paraId="0000021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issue is a continuous policy rate: 0.0 = 0%, 1.0 = 100%.</w:t>
      </w:r>
    </w:p>
    <w:p w:rsidR="00000000" w:rsidDel="00000000" w:rsidP="00000000" w:rsidRDefault="00000000" w:rsidRPr="00000000" w14:paraId="0000021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position is the rate you ideally want.</w:t>
      </w:r>
    </w:p>
    <w:p w:rsidR="00000000" w:rsidDel="00000000" w:rsidP="00000000" w:rsidRDefault="00000000" w:rsidRPr="00000000" w14:paraId="0000021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1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AI chip export quota: </w:t>
      </w:r>
      <w:commentRangeStart w:id="30"/>
      <w:r w:rsidDel="00000000" w:rsidR="00000000" w:rsidRPr="00000000">
        <w:rPr>
          <w:rFonts w:ascii="Fira Mono" w:cs="Fira Mono" w:eastAsia="Fira Mono" w:hAnsi="Fira Mono"/>
          <w:b w:val="1"/>
          <w:bCs w:val="1"/>
          <w:color w:val="657b83"/>
          <w:sz w:val="18"/>
          <w:szCs w:val="18"/>
          <w:rtl w:val="0"/>
        </w:rPr>
        <w:t xml:space="preserve">0.823 → ~82% </w:t>
      </w:r>
      <w:commentRangeEnd w:id="30"/>
      <w:r w:rsidDel="00000000" w:rsidR="00000000" w:rsidRPr="00000000">
        <w:commentReference w:id="30"/>
      </w:r>
      <w:r w:rsidDel="00000000" w:rsidR="00000000" w:rsidRPr="00000000">
        <w:rPr>
          <w:rFonts w:ascii="Courier New" w:cs="Courier New" w:eastAsia="Courier New" w:hAnsi="Courier New"/>
          <w:b w:val="1"/>
          <w:bCs w:val="1"/>
          <w:color w:val="657b83"/>
          <w:sz w:val="18"/>
          <w:szCs w:val="18"/>
          <w:rtl w:val="0"/>
        </w:rPr>
        <w:t xml:space="preserve">of advanced AI chip production cleared for export</w:t>
      </w:r>
    </w:p>
    <w:p w:rsidR="00000000" w:rsidDel="00000000" w:rsidP="00000000" w:rsidRDefault="00000000" w:rsidRPr="00000000" w14:paraId="0000021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Autonomous weapons human oversight: 0.142 → ~14% of lethal autonomous strikes require explicit human authorization</w:t>
      </w:r>
    </w:p>
    <w:p w:rsidR="00000000" w:rsidDel="00000000" w:rsidP="00000000" w:rsidRDefault="00000000" w:rsidRPr="00000000" w14:paraId="0000021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Critical mineral revenue share: 0.651 → ~65% of extraction revenues paid to partner nation</w:t>
      </w:r>
    </w:p>
    <w:p w:rsidR="00000000" w:rsidDel="00000000" w:rsidP="00000000" w:rsidRDefault="00000000" w:rsidRPr="00000000" w14:paraId="0000021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Disputed territory restoration: 0.490 → ~49% of disputed territory returned to pre-conflict control</w:t>
      </w:r>
    </w:p>
    <w:p w:rsidR="00000000" w:rsidDel="00000000" w:rsidP="00000000" w:rsidRDefault="00000000" w:rsidRPr="00000000" w14:paraId="0000021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Nuclear warhead reduction: 0.774 → ~77% of bilateral nuclear warheads eliminated</w:t>
      </w:r>
    </w:p>
    <w:p w:rsidR="00000000" w:rsidDel="00000000" w:rsidP="00000000" w:rsidRDefault="00000000" w:rsidRPr="00000000" w14:paraId="0000021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1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IMPORTANCE WEIGHTS** (how much you care about each issue):</w:t>
      </w:r>
    </w:p>
    <w:p w:rsidR="00000000" w:rsidDel="00000000" w:rsidP="00000000" w:rsidRDefault="00000000" w:rsidRPr="00000000" w14:paraId="0000021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AI chip export quota: 0.312 (HIGH priority)</w:t>
      </w:r>
    </w:p>
    <w:p w:rsidR="00000000" w:rsidDel="00000000" w:rsidP="00000000" w:rsidRDefault="00000000" w:rsidRPr="00000000" w14:paraId="0000022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Autonomous weapons human oversight: 0.041 (Low priority)</w:t>
      </w:r>
    </w:p>
    <w:p w:rsidR="00000000" w:rsidDel="00000000" w:rsidP="00000000" w:rsidRDefault="00000000" w:rsidRPr="00000000" w14:paraId="0000022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Critical mineral revenue share: 0.228 (Medium priority)</w:t>
      </w:r>
    </w:p>
    <w:p w:rsidR="00000000" w:rsidDel="00000000" w:rsidP="00000000" w:rsidRDefault="00000000" w:rsidRPr="00000000" w14:paraId="0000022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Disputed territory restoration: 0.198 (Medium priority)</w:t>
      </w:r>
    </w:p>
    <w:p w:rsidR="00000000" w:rsidDel="00000000" w:rsidP="00000000" w:rsidRDefault="00000000" w:rsidRPr="00000000" w14:paraId="0000022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Nuclear warhead reduction: 0.221 (Medium priority)</w:t>
      </w:r>
    </w:p>
    <w:p w:rsidR="00000000" w:rsidDel="00000000" w:rsidP="00000000" w:rsidRDefault="00000000" w:rsidRPr="00000000" w14:paraId="0000022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2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INSIGHT:**</w:t>
      </w:r>
    </w:p>
    <w:p w:rsidR="00000000" w:rsidDel="00000000" w:rsidP="00000000" w:rsidRDefault="00000000" w:rsidRPr="00000000" w14:paraId="0000022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Focus </w:t>
      </w:r>
      <w:ins w:author="Lewis Hammond" w:id="1" w:date="2026-03-28T11:09:06Z">
        <w:r w:rsidDel="00000000" w:rsidR="00000000" w:rsidRPr="00000000">
          <w:rPr>
            <w:rFonts w:ascii="Courier New" w:cs="Courier New" w:eastAsia="Courier New" w:hAnsi="Courier New"/>
            <w:b w:val="1"/>
            <w:bCs w:val="1"/>
            <w:color w:val="657b83"/>
            <w:sz w:val="18"/>
            <w:szCs w:val="18"/>
            <w:rtl w:val="0"/>
          </w:rPr>
          <w:t xml:space="preserve">more </w:t>
        </w:r>
      </w:ins>
      <w:r w:rsidDel="00000000" w:rsidR="00000000" w:rsidRPr="00000000">
        <w:rPr>
          <w:rFonts w:ascii="Courier New" w:cs="Courier New" w:eastAsia="Courier New" w:hAnsi="Courier New"/>
          <w:b w:val="1"/>
          <w:bCs w:val="1"/>
          <w:color w:val="657b83"/>
          <w:sz w:val="18"/>
          <w:szCs w:val="18"/>
          <w:rtl w:val="0"/>
        </w:rPr>
        <w:t xml:space="preserve">on issues with </w:t>
      </w:r>
      <w:ins w:author="Lewis Hammond" w:id="2" w:date="2026-03-28T11:09:09Z">
        <w:commentRangeStart w:id="31"/>
        <w:r w:rsidDel="00000000" w:rsidR="00000000" w:rsidRPr="00000000">
          <w:rPr>
            <w:rFonts w:ascii="Courier New" w:cs="Courier New" w:eastAsia="Courier New" w:hAnsi="Courier New"/>
            <w:b w:val="1"/>
            <w:bCs w:val="1"/>
            <w:color w:val="657b83"/>
            <w:sz w:val="18"/>
            <w:szCs w:val="18"/>
            <w:rtl w:val="0"/>
          </w:rPr>
          <w:t xml:space="preserve">higher</w:t>
        </w:r>
      </w:ins>
      <w:del w:author="Lewis Hammond" w:id="2" w:date="2026-03-28T11:09:09Z">
        <w:commentRangeEnd w:id="31"/>
        <w:r w:rsidDel="00000000" w:rsidR="00000000" w:rsidRPr="00000000">
          <w:commentReference w:id="31"/>
        </w:r>
        <w:r w:rsidDel="00000000" w:rsidR="00000000" w:rsidRPr="00000000">
          <w:rPr>
            <w:rFonts w:ascii="Courier New" w:cs="Courier New" w:eastAsia="Courier New" w:hAnsi="Courier New"/>
            <w:b w:val="1"/>
            <w:bCs w:val="1"/>
            <w:color w:val="657b83"/>
            <w:sz w:val="18"/>
            <w:szCs w:val="18"/>
            <w:rtl w:val="0"/>
          </w:rPr>
          <w:delText xml:space="preserve">HIGH</w:delText>
        </w:r>
      </w:del>
      <w:r w:rsidDel="00000000" w:rsidR="00000000" w:rsidRPr="00000000">
        <w:rPr>
          <w:rFonts w:ascii="Courier New" w:cs="Courier New" w:eastAsia="Courier New" w:hAnsi="Courier New"/>
          <w:b w:val="1"/>
          <w:bCs w:val="1"/>
          <w:color w:val="657b83"/>
          <w:sz w:val="18"/>
          <w:szCs w:val="18"/>
          <w:rtl w:val="0"/>
        </w:rPr>
        <w:t xml:space="preserve"> weights - they matter most for your utility</w:t>
      </w:r>
    </w:p>
    <w:p w:rsidR="00000000" w:rsidDel="00000000" w:rsidP="00000000" w:rsidRDefault="00000000" w:rsidRPr="00000000" w14:paraId="0000022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Consider trading concessions on low-weight issues for gains on high-weight ones</w:t>
      </w:r>
    </w:p>
    <w:p w:rsidR="00000000" w:rsidDel="00000000" w:rsidP="00000000" w:rsidRDefault="00000000" w:rsidRPr="00000000" w14:paraId="0000022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29">
      <w:pPr>
        <w:shd w:fill="fdf6e3" w:val="clear"/>
        <w:spacing w:line="360" w:lineRule="auto"/>
        <w:rPr>
          <w:rFonts w:ascii="Courier New" w:cs="Courier New" w:eastAsia="Courier New" w:hAnsi="Courier New"/>
          <w:b w:val="1"/>
          <w:bCs w:val="1"/>
          <w:color w:val="657b83"/>
          <w:sz w:val="18"/>
          <w:szCs w:val="18"/>
        </w:rPr>
      </w:pPr>
      <w:commentRangeStart w:id="32"/>
      <w:r w:rsidDel="00000000" w:rsidR="00000000" w:rsidRPr="00000000">
        <w:rPr>
          <w:rFonts w:ascii="Courier New" w:cs="Courier New" w:eastAsia="Courier New" w:hAnsi="Courier New"/>
          <w:b w:val="1"/>
          <w:bCs w:val="1"/>
          <w:color w:val="657b83"/>
          <w:sz w:val="18"/>
          <w:szCs w:val="18"/>
          <w:rtl w:val="0"/>
        </w:rPr>
        <w:t xml:space="preserve">Please acknowledge that you understand your diplomatic preferences.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2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2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2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2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2E">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2.3 Discussion Prompt</w:t>
      </w:r>
    </w:p>
    <w:p w:rsidR="00000000" w:rsidDel="00000000" w:rsidP="00000000" w:rsidRDefault="00000000" w:rsidRPr="00000000" w14:paraId="0000022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30">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Case A — Round 1, first speaker (no prior history)</w:t>
      </w:r>
    </w:p>
    <w:p w:rsidR="00000000" w:rsidDel="00000000" w:rsidP="00000000" w:rsidRDefault="00000000" w:rsidRPr="00000000" w14:paraId="0000023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32">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3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3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3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3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3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3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`{issues_text}`</w:t>
      </w:r>
      <w:r w:rsidDel="00000000" w:rsidR="00000000" w:rsidRPr="00000000">
        <w:rPr>
          <w:rFonts w:ascii="Courier New" w:cs="Courier New" w:eastAsia="Courier New" w:hAnsi="Courier New"/>
          <w:b w:val="1"/>
          <w:bCs w:val="1"/>
          <w:color w:val="657b83"/>
          <w:sz w:val="18"/>
          <w:szCs w:val="18"/>
          <w:rtl w:val="0"/>
        </w:rPr>
        <w:t xml:space="preserve"> | First 5 issue names joined by comma (truncated if &gt;5) | </w:t>
      </w:r>
      <w:r w:rsidDel="00000000" w:rsidR="00000000" w:rsidRPr="00000000">
        <w:rPr>
          <w:rFonts w:ascii="Courier New" w:cs="Courier New" w:eastAsia="Courier New" w:hAnsi="Courier New"/>
          <w:b w:val="1"/>
          <w:bCs w:val="1"/>
          <w:color w:val="2aa198"/>
          <w:sz w:val="18"/>
          <w:szCs w:val="18"/>
          <w:rtl w:val="0"/>
        </w:rPr>
        <w:t xml:space="preserve">`AI chip export quota, Autonomous weapons human oversight, Critical mineral revenue share, Disputed territory restoration, Nuclear warhead reduction`</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3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3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23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3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3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DIPLOMATIC DISCUSSION - Round 1/3</w:t>
      </w:r>
    </w:p>
    <w:p w:rsidR="00000000" w:rsidDel="00000000" w:rsidP="00000000" w:rsidRDefault="00000000" w:rsidRPr="00000000" w14:paraId="0000023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3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Issues under negotiation: AI chip export quota, Autonomous weapons human oversight, Critical mineral revenue share, Disputed territory restoration, Nuclear warhead reduction</w:t>
      </w:r>
    </w:p>
    <w:p w:rsidR="00000000" w:rsidDel="00000000" w:rsidP="00000000" w:rsidRDefault="00000000" w:rsidRPr="00000000" w14:paraId="0000024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4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OBJECTIVES:**</w:t>
      </w:r>
    </w:p>
    <w:p w:rsidR="00000000" w:rsidDel="00000000" w:rsidP="00000000" w:rsidRDefault="00000000" w:rsidRPr="00000000" w14:paraId="0000024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Signal your priorities and general stance on the issues</w:t>
      </w:r>
    </w:p>
    <w:p w:rsidR="00000000" w:rsidDel="00000000" w:rsidP="00000000" w:rsidRDefault="00000000" w:rsidRPr="00000000" w14:paraId="0000024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Understand the other party's concerns and interests</w:t>
      </w:r>
    </w:p>
    <w:p w:rsidR="00000000" w:rsidDel="00000000" w:rsidP="00000000" w:rsidRDefault="00000000" w:rsidRPr="00000000" w14:paraId="0000024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Identify potential areas for agreement and trade-offs</w:t>
      </w:r>
    </w:p>
    <w:p w:rsidR="00000000" w:rsidDel="00000000" w:rsidP="00000000" w:rsidRDefault="00000000" w:rsidRPr="00000000" w14:paraId="0000024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Explore package deals across multiple issues</w:t>
      </w:r>
    </w:p>
    <w:p w:rsidR="00000000" w:rsidDel="00000000" w:rsidP="00000000" w:rsidRDefault="00000000" w:rsidRPr="00000000" w14:paraId="0000024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4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Each issue is a continuous rate (0%–100%), so you may communicate as precisely or as broadly as your strategy dictates — naming specific target rates, ranges, or simply signaling direction. How much you reveal is up to you.</w:t>
      </w:r>
    </w:p>
    <w:p w:rsidR="00000000" w:rsidDel="00000000" w:rsidP="00000000" w:rsidRDefault="00000000" w:rsidRPr="00000000" w14:paraId="0000024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4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the first to speak. Share your diplomatic position and opening thoughts.</w:t>
      </w:r>
    </w:p>
    <w:p w:rsidR="00000000" w:rsidDel="00000000" w:rsidP="00000000" w:rsidRDefault="00000000" w:rsidRPr="00000000" w14:paraId="0000024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4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4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4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4E">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Case B — Any round, with history present</w:t>
      </w:r>
    </w:p>
    <w:p w:rsidR="00000000" w:rsidDel="00000000" w:rsidP="00000000" w:rsidRDefault="00000000" w:rsidRPr="00000000" w14:paraId="0000024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50">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5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5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5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5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5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5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`{issues_text}`</w:t>
      </w:r>
      <w:r w:rsidDel="00000000" w:rsidR="00000000" w:rsidRPr="00000000">
        <w:rPr>
          <w:rFonts w:ascii="Courier New" w:cs="Courier New" w:eastAsia="Courier New" w:hAnsi="Courier New"/>
          <w:b w:val="1"/>
          <w:bCs w:val="1"/>
          <w:color w:val="657b83"/>
          <w:sz w:val="18"/>
          <w:szCs w:val="18"/>
          <w:rtl w:val="0"/>
        </w:rPr>
        <w:t xml:space="preserve"> | Issues summary | </w:t>
      </w:r>
      <w:r w:rsidDel="00000000" w:rsidR="00000000" w:rsidRPr="00000000">
        <w:rPr>
          <w:rFonts w:ascii="Courier New" w:cs="Courier New" w:eastAsia="Courier New" w:hAnsi="Courier New"/>
          <w:b w:val="1"/>
          <w:bCs w:val="1"/>
          <w:color w:val="2aa198"/>
          <w:sz w:val="18"/>
          <w:szCs w:val="18"/>
          <w:rtl w:val="0"/>
        </w:rPr>
        <w:t xml:space="preserve">`AI chip export quota, Autonomous weapons human oversight, …`</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5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`{discussion_history}`</w:t>
      </w:r>
      <w:r w:rsidDel="00000000" w:rsidR="00000000" w:rsidRPr="00000000">
        <w:rPr>
          <w:rFonts w:ascii="Courier New" w:cs="Courier New" w:eastAsia="Courier New" w:hAnsi="Courier New"/>
          <w:b w:val="1"/>
          <w:bCs w:val="1"/>
          <w:color w:val="657b83"/>
          <w:sz w:val="18"/>
          <w:szCs w:val="18"/>
          <w:rtl w:val="0"/>
        </w:rPr>
        <w:t xml:space="preserve"> | Prior messages this round | </w:t>
      </w:r>
      <w:r w:rsidDel="00000000" w:rsidR="00000000" w:rsidRPr="00000000">
        <w:rPr>
          <w:rFonts w:ascii="Courier New" w:cs="Courier New" w:eastAsia="Courier New" w:hAnsi="Courier New"/>
          <w:b w:val="1"/>
          <w:bCs w:val="1"/>
          <w:color w:val="2aa198"/>
          <w:sz w:val="18"/>
          <w:szCs w:val="18"/>
          <w:rtl w:val="0"/>
        </w:rPr>
        <w:t xml:space="preserve">`gpt-4o: "AI chips and weapons oversight are my core concerns…"`</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5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59">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25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5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5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DIPLOMATIC DISCUSSION - Round 1/3</w:t>
      </w:r>
    </w:p>
    <w:p w:rsidR="00000000" w:rsidDel="00000000" w:rsidP="00000000" w:rsidRDefault="00000000" w:rsidRPr="00000000" w14:paraId="0000025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5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Issues under negotiation: AI chip export quota, Autonomous weapons human oversight, Critical mineral revenue share, Disputed territory restoration, Nuclear warhead reduction</w:t>
      </w:r>
    </w:p>
    <w:p w:rsidR="00000000" w:rsidDel="00000000" w:rsidP="00000000" w:rsidRDefault="00000000" w:rsidRPr="00000000" w14:paraId="0000025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6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SO FAR THIS ROUND:**</w:t>
      </w:r>
    </w:p>
    <w:p w:rsidR="00000000" w:rsidDel="00000000" w:rsidP="00000000" w:rsidRDefault="00000000" w:rsidRPr="00000000" w14:paraId="00000261">
      <w:pPr>
        <w:shd w:fill="fdf6e3" w:val="clear"/>
        <w:spacing w:line="360" w:lineRule="auto"/>
        <w:rPr>
          <w:rFonts w:ascii="Courier New" w:cs="Courier New" w:eastAsia="Courier New" w:hAnsi="Courier New"/>
          <w:b w:val="1"/>
          <w:bCs w:val="1"/>
          <w:color w:val="657b83"/>
          <w:sz w:val="18"/>
          <w:szCs w:val="18"/>
        </w:rPr>
      </w:pPr>
      <w:commentRangeStart w:id="33"/>
      <w:r w:rsidDel="00000000" w:rsidR="00000000" w:rsidRPr="00000000">
        <w:rPr>
          <w:rFonts w:ascii="Courier New" w:cs="Courier New" w:eastAsia="Courier New" w:hAnsi="Courier New"/>
          <w:b w:val="1"/>
          <w:bCs w:val="1"/>
          <w:color w:val="657b83"/>
          <w:sz w:val="18"/>
          <w:szCs w:val="18"/>
          <w:rtl w:val="0"/>
        </w:rPr>
        <w:t xml:space="preserve">gpt-4o:</w:t>
      </w:r>
      <w:commentRangeEnd w:id="33"/>
      <w:r w:rsidDel="00000000" w:rsidR="00000000" w:rsidRPr="00000000">
        <w:commentReference w:id="33"/>
      </w:r>
      <w:r w:rsidDel="00000000" w:rsidR="00000000" w:rsidRPr="00000000">
        <w:rPr>
          <w:rFonts w:ascii="Courier New" w:cs="Courier New" w:eastAsia="Courier New" w:hAnsi="Courier New"/>
          <w:b w:val="1"/>
          <w:bCs w:val="1"/>
          <w:color w:val="657b83"/>
          <w:sz w:val="18"/>
          <w:szCs w:val="18"/>
          <w:rtl w:val="0"/>
        </w:rPr>
        <w:t xml:space="preserve"> "AI chip export controls and autonomous weapons oversight are my core concerns. I'm more flexible on mineral revenue sharing."</w:t>
      </w:r>
    </w:p>
    <w:p w:rsidR="00000000" w:rsidDel="00000000" w:rsidP="00000000" w:rsidRDefault="00000000" w:rsidRPr="00000000" w14:paraId="0000026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6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6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6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TURN TO RESPOND:**</w:t>
      </w:r>
    </w:p>
    <w:p w:rsidR="00000000" w:rsidDel="00000000" w:rsidP="00000000" w:rsidRDefault="00000000" w:rsidRPr="00000000" w14:paraId="0000026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Based on what others have said above, please:</w:t>
      </w:r>
    </w:p>
    <w:p w:rsidR="00000000" w:rsidDel="00000000" w:rsidP="00000000" w:rsidRDefault="00000000" w:rsidRPr="00000000" w14:paraId="0000026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Respond to points raised and share your own position as you see fit</w:t>
      </w:r>
    </w:p>
    <w:p w:rsidR="00000000" w:rsidDel="00000000" w:rsidP="00000000" w:rsidRDefault="00000000" w:rsidRPr="00000000" w14:paraId="0000026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Propose trade-offs or areas of potential agreement</w:t>
      </w:r>
    </w:p>
    <w:p w:rsidR="00000000" w:rsidDel="00000000" w:rsidP="00000000" w:rsidRDefault="00000000" w:rsidRPr="00000000" w14:paraId="0000026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Move the conversation toward a concrete proposal</w:t>
      </w:r>
    </w:p>
    <w:p w:rsidR="00000000" w:rsidDel="00000000" w:rsidP="00000000" w:rsidRDefault="00000000" w:rsidRPr="00000000" w14:paraId="0000026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6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How precisely you communicate your preferred rates is a strategic choice.</w:t>
      </w:r>
    </w:p>
    <w:p w:rsidR="00000000" w:rsidDel="00000000" w:rsidP="00000000" w:rsidRDefault="00000000" w:rsidRPr="00000000" w14:paraId="0000026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6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6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6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70">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Gungsuh" w:cs="Gungsuh" w:eastAsia="Gungsuh" w:hAnsi="Gungsuh"/>
          <w:b w:val="1"/>
          <w:bCs w:val="1"/>
          <w:color w:val="268bd2"/>
          <w:sz w:val="18"/>
          <w:szCs w:val="18"/>
          <w:rtl w:val="0"/>
        </w:rPr>
        <w:t xml:space="preserve">#### Case C — Round ≥ 2, first speaker (no current-round history yet)</w:t>
      </w:r>
    </w:p>
    <w:p w:rsidR="00000000" w:rsidDel="00000000" w:rsidP="00000000" w:rsidRDefault="00000000" w:rsidRPr="00000000" w14:paraId="0000027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72">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7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7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7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7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7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7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`{issues_text}`</w:t>
      </w:r>
      <w:r w:rsidDel="00000000" w:rsidR="00000000" w:rsidRPr="00000000">
        <w:rPr>
          <w:rFonts w:ascii="Courier New" w:cs="Courier New" w:eastAsia="Courier New" w:hAnsi="Courier New"/>
          <w:b w:val="1"/>
          <w:bCs w:val="1"/>
          <w:color w:val="657b83"/>
          <w:sz w:val="18"/>
          <w:szCs w:val="18"/>
          <w:rtl w:val="0"/>
        </w:rPr>
        <w:t xml:space="preserve"> | Issues summary | </w:t>
      </w:r>
      <w:r w:rsidDel="00000000" w:rsidR="00000000" w:rsidRPr="00000000">
        <w:rPr>
          <w:rFonts w:ascii="Courier New" w:cs="Courier New" w:eastAsia="Courier New" w:hAnsi="Courier New"/>
          <w:b w:val="1"/>
          <w:bCs w:val="1"/>
          <w:color w:val="2aa198"/>
          <w:sz w:val="18"/>
          <w:szCs w:val="18"/>
          <w:rtl w:val="0"/>
        </w:rPr>
        <w:t xml:space="preserve">`AI chip export quota, …`</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7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urgency line | Only if </w:t>
      </w:r>
      <w:r w:rsidDel="00000000" w:rsidR="00000000" w:rsidRPr="00000000">
        <w:rPr>
          <w:rFonts w:ascii="Courier New" w:cs="Courier New" w:eastAsia="Courier New" w:hAnsi="Courier New"/>
          <w:b w:val="1"/>
          <w:bCs w:val="1"/>
          <w:color w:val="2aa198"/>
          <w:sz w:val="18"/>
          <w:szCs w:val="18"/>
          <w:rtl w:val="0"/>
        </w:rPr>
        <w:t xml:space="preserve">`round_num &gt;= max_rounds - 1`</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 **TIME PRESSURE**: Limited rounds remaining for agreement!`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7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7B">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27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7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7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DIPLOMATIC DISCUSSION - Round 2/3</w:t>
      </w:r>
    </w:p>
    <w:p w:rsidR="00000000" w:rsidDel="00000000" w:rsidP="00000000" w:rsidRDefault="00000000" w:rsidRPr="00000000" w14:paraId="0000027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8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Issues under negotiation: AI chip export quota, Autonomous weapons human oversight, Critical mineral revenue share, Disputed territory restoration, Nuclear warhead reduction</w:t>
      </w:r>
    </w:p>
    <w:p w:rsidR="00000000" w:rsidDel="00000000" w:rsidP="00000000" w:rsidRDefault="00000000" w:rsidRPr="00000000" w14:paraId="0000028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8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Previous proposals didn't achieve consensus. Consider adjustments.</w:t>
      </w:r>
    </w:p>
    <w:p w:rsidR="00000000" w:rsidDel="00000000" w:rsidP="00000000" w:rsidRDefault="00000000" w:rsidRPr="00000000" w14:paraId="0000028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**TIME PRESSURE**: Limited rounds remaining for agreement!</w:t>
      </w:r>
    </w:p>
    <w:p w:rsidR="00000000" w:rsidDel="00000000" w:rsidP="00000000" w:rsidRDefault="00000000" w:rsidRPr="00000000" w14:paraId="0000028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8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**REFLECTION:**</w:t>
      </w:r>
    </w:p>
    <w:p w:rsidR="00000000" w:rsidDel="00000000" w:rsidP="00000000" w:rsidRDefault="00000000" w:rsidRPr="00000000" w14:paraId="0000028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What concerns did other parties raise?</w:t>
      </w:r>
    </w:p>
    <w:p w:rsidR="00000000" w:rsidDel="00000000" w:rsidP="00000000" w:rsidRDefault="00000000" w:rsidRPr="00000000" w14:paraId="0000028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Where might compromise be possible?</w:t>
      </w:r>
    </w:p>
    <w:p w:rsidR="00000000" w:rsidDel="00000000" w:rsidP="00000000" w:rsidRDefault="00000000" w:rsidRPr="00000000" w14:paraId="0000028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Which issues could be linked for mutual benefit?</w:t>
      </w:r>
    </w:p>
    <w:p w:rsidR="00000000" w:rsidDel="00000000" w:rsidP="00000000" w:rsidRDefault="00000000" w:rsidRPr="00000000" w14:paraId="0000028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8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Share your updated diplomatic position.</w:t>
      </w:r>
    </w:p>
    <w:p w:rsidR="00000000" w:rsidDel="00000000" w:rsidP="00000000" w:rsidRDefault="00000000" w:rsidRPr="00000000" w14:paraId="0000028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8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8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8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8F">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2.4 Private Thinking Prompt</w:t>
      </w:r>
    </w:p>
    <w:p w:rsidR="00000000" w:rsidDel="00000000" w:rsidP="00000000" w:rsidRDefault="00000000" w:rsidRPr="00000000" w14:paraId="0000029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91">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9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9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9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9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9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9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urgency line | Only if </w:t>
      </w:r>
      <w:r w:rsidDel="00000000" w:rsidR="00000000" w:rsidRPr="00000000">
        <w:rPr>
          <w:rFonts w:ascii="Courier New" w:cs="Courier New" w:eastAsia="Courier New" w:hAnsi="Courier New"/>
          <w:b w:val="1"/>
          <w:bCs w:val="1"/>
          <w:color w:val="2aa198"/>
          <w:sz w:val="18"/>
          <w:szCs w:val="18"/>
          <w:rtl w:val="0"/>
        </w:rPr>
        <w:t xml:space="preserve">`round_num &gt;= max_rounds - 1`</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 **CRITICAL**: Final rounds - agreement urgency is high!`</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9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`{discussion_history}`</w:t>
      </w:r>
      <w:r w:rsidDel="00000000" w:rsidR="00000000" w:rsidRPr="00000000">
        <w:rPr>
          <w:rFonts w:ascii="Courier New" w:cs="Courier New" w:eastAsia="Courier New" w:hAnsi="Courier New"/>
          <w:b w:val="1"/>
          <w:bCs w:val="1"/>
          <w:color w:val="657b83"/>
          <w:sz w:val="18"/>
          <w:szCs w:val="18"/>
          <w:rtl w:val="0"/>
        </w:rPr>
        <w:t xml:space="preserve"> | Prior messages this round | </w:t>
      </w:r>
      <w:r w:rsidDel="00000000" w:rsidR="00000000" w:rsidRPr="00000000">
        <w:rPr>
          <w:rFonts w:ascii="Courier New" w:cs="Courier New" w:eastAsia="Courier New" w:hAnsi="Courier New"/>
          <w:b w:val="1"/>
          <w:bCs w:val="1"/>
          <w:color w:val="2aa198"/>
          <w:sz w:val="18"/>
          <w:szCs w:val="18"/>
          <w:rtl w:val="0"/>
        </w:rPr>
        <w:t xml:space="preserve">`gpt-4o: "AI chip controls are non-negotiable for me…"`</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9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`{top_priorities}`</w:t>
      </w:r>
      <w:r w:rsidDel="00000000" w:rsidR="00000000" w:rsidRPr="00000000">
        <w:rPr>
          <w:rFonts w:ascii="Courier New" w:cs="Courier New" w:eastAsia="Courier New" w:hAnsi="Courier New"/>
          <w:b w:val="1"/>
          <w:bCs w:val="1"/>
          <w:color w:val="657b83"/>
          <w:sz w:val="18"/>
          <w:szCs w:val="18"/>
          <w:rtl w:val="0"/>
        </w:rPr>
        <w:t xml:space="preserve"> | Top 3 issues by weight with ideal positions | </w:t>
      </w:r>
      <w:r w:rsidDel="00000000" w:rsidR="00000000" w:rsidRPr="00000000">
        <w:rPr>
          <w:rFonts w:ascii="Courier New" w:cs="Courier New" w:eastAsia="Courier New" w:hAnsi="Courier New"/>
          <w:b w:val="1"/>
          <w:bCs w:val="1"/>
          <w:color w:val="2aa198"/>
          <w:sz w:val="18"/>
          <w:szCs w:val="18"/>
          <w:rtl w:val="0"/>
        </w:rPr>
        <w:t xml:space="preserve">`AI chip export quota (weight: 0.31, ideal: 0.82)`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9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9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9C">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29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9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9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PRIVATE STRATEGIC ANALYSIS - Round 1/3</w:t>
      </w:r>
    </w:p>
    <w:p w:rsidR="00000000" w:rsidDel="00000000" w:rsidP="00000000" w:rsidRDefault="00000000" w:rsidRPr="00000000" w14:paraId="000002A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A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THIS ROUND:**</w:t>
      </w:r>
    </w:p>
    <w:p w:rsidR="00000000" w:rsidDel="00000000" w:rsidP="00000000" w:rsidRDefault="00000000" w:rsidRPr="00000000" w14:paraId="000002A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gpt-4o: "AI chip export controls are non-negotiable for me. I can be flexible on mineral revenue sharing."</w:t>
      </w:r>
    </w:p>
    <w:p w:rsidR="00000000" w:rsidDel="00000000" w:rsidP="00000000" w:rsidRDefault="00000000" w:rsidRPr="00000000" w14:paraId="000002A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A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A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A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w:t>
      </w:r>
      <w:commentRangeStart w:id="34"/>
      <w:r w:rsidDel="00000000" w:rsidR="00000000" w:rsidRPr="00000000">
        <w:rPr>
          <w:rFonts w:ascii="Courier New" w:cs="Courier New" w:eastAsia="Courier New" w:hAnsi="Courier New"/>
          <w:b w:val="1"/>
          <w:bCs w:val="1"/>
          <w:color w:val="657b83"/>
          <w:sz w:val="18"/>
          <w:szCs w:val="18"/>
          <w:rtl w:val="0"/>
        </w:rPr>
        <w:t xml:space="preserve">TOP</w:t>
      </w:r>
      <w:commentRangeEnd w:id="34"/>
      <w:r w:rsidDel="00000000" w:rsidR="00000000" w:rsidRPr="00000000">
        <w:commentReference w:id="34"/>
      </w:r>
      <w:r w:rsidDel="00000000" w:rsidR="00000000" w:rsidRPr="00000000">
        <w:rPr>
          <w:rFonts w:ascii="Courier New" w:cs="Courier New" w:eastAsia="Courier New" w:hAnsi="Courier New"/>
          <w:b w:val="1"/>
          <w:bCs w:val="1"/>
          <w:color w:val="657b83"/>
          <w:sz w:val="18"/>
          <w:szCs w:val="18"/>
          <w:rtl w:val="0"/>
        </w:rPr>
        <w:t xml:space="preserve"> PRIORITIES:**</w:t>
      </w:r>
    </w:p>
    <w:p w:rsidR="00000000" w:rsidDel="00000000" w:rsidP="00000000" w:rsidRDefault="00000000" w:rsidRPr="00000000" w14:paraId="000002A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AI chip export quota (weight: 0.31, ideal: 0.82)</w:t>
      </w:r>
    </w:p>
    <w:p w:rsidR="00000000" w:rsidDel="00000000" w:rsidP="00000000" w:rsidRDefault="00000000" w:rsidRPr="00000000" w14:paraId="000002A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Critical mineral revenue share (weight: 0.23, ideal: 0.65)</w:t>
      </w:r>
    </w:p>
    <w:p w:rsidR="00000000" w:rsidDel="00000000" w:rsidP="00000000" w:rsidRDefault="00000000" w:rsidRPr="00000000" w14:paraId="000002A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Nuclear warhead reduction (weight: 0.22, ideal: 0.77)</w:t>
      </w:r>
    </w:p>
    <w:p w:rsidR="00000000" w:rsidDel="00000000" w:rsidP="00000000" w:rsidRDefault="00000000" w:rsidRPr="00000000" w14:paraId="000002A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A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ANALYSIS TASKS:**</w:t>
      </w:r>
    </w:p>
    <w:p w:rsidR="00000000" w:rsidDel="00000000" w:rsidP="00000000" w:rsidRDefault="00000000" w:rsidRPr="00000000" w14:paraId="000002A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1. What have you learned about other parties' priorities from the discussion above?</w:t>
      </w:r>
    </w:p>
    <w:p w:rsidR="00000000" w:rsidDel="00000000" w:rsidP="00000000" w:rsidRDefault="00000000" w:rsidRPr="00000000" w14:paraId="000002A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2. Where might they be willing to compromise?</w:t>
      </w:r>
    </w:p>
    <w:p w:rsidR="00000000" w:rsidDel="00000000" w:rsidP="00000000" w:rsidRDefault="00000000" w:rsidRPr="00000000" w14:paraId="000002A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3. What agreement would maximize your utility while being acceptable to all?</w:t>
      </w:r>
    </w:p>
    <w:p w:rsidR="00000000" w:rsidDel="00000000" w:rsidP="00000000" w:rsidRDefault="00000000" w:rsidRPr="00000000" w14:paraId="000002A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4. Which issues could you concede on to gain elsewhere?</w:t>
      </w:r>
    </w:p>
    <w:p w:rsidR="00000000" w:rsidDel="00000000" w:rsidP="00000000" w:rsidRDefault="00000000" w:rsidRPr="00000000" w14:paraId="000002B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B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**OUTPUT REQUIRED:**</w:t>
      </w:r>
    </w:p>
    <w:p w:rsidR="00000000" w:rsidDel="00000000" w:rsidP="00000000" w:rsidRDefault="00000000" w:rsidRPr="00000000" w14:paraId="000002B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a JSON object:</w:t>
      </w:r>
    </w:p>
    <w:p w:rsidR="00000000" w:rsidDel="00000000" w:rsidP="00000000" w:rsidRDefault="00000000" w:rsidRPr="00000000" w14:paraId="000002B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B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"Your analysis of the diplomatic situation",</w:t>
      </w:r>
    </w:p>
    <w:p w:rsidR="00000000" w:rsidDel="00000000" w:rsidP="00000000" w:rsidRDefault="00000000" w:rsidRPr="00000000" w14:paraId="000002B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"strategy": "Your negotiation strategy for this round",</w:t>
      </w:r>
    </w:p>
    <w:p w:rsidR="00000000" w:rsidDel="00000000" w:rsidP="00000000" w:rsidRDefault="00000000" w:rsidRPr="00000000" w14:paraId="000002B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"key_priorities": ["Issue you care most about", "..."],</w:t>
      </w:r>
    </w:p>
    <w:p w:rsidR="00000000" w:rsidDel="00000000" w:rsidP="00000000" w:rsidRDefault="00000000" w:rsidRPr="00000000" w14:paraId="000002B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commentRangeStart w:id="35"/>
      <w:r w:rsidDel="00000000" w:rsidR="00000000" w:rsidRPr="00000000">
        <w:rPr>
          <w:rFonts w:ascii="Courier New" w:cs="Courier New" w:eastAsia="Courier New" w:hAnsi="Courier New"/>
          <w:b w:val="1"/>
          <w:bCs w:val="1"/>
          <w:color w:val="657b83"/>
          <w:sz w:val="18"/>
          <w:szCs w:val="18"/>
          <w:rtl w:val="0"/>
        </w:rPr>
        <w:t xml:space="preserve">potential_concessions</w:t>
      </w:r>
      <w:commentRangeEnd w:id="35"/>
      <w:r w:rsidDel="00000000" w:rsidR="00000000" w:rsidRPr="00000000">
        <w:commentReference w:id="35"/>
      </w:r>
      <w:r w:rsidDel="00000000" w:rsidR="00000000" w:rsidRPr="00000000">
        <w:rPr>
          <w:rFonts w:ascii="Courier New" w:cs="Courier New" w:eastAsia="Courier New" w:hAnsi="Courier New"/>
          <w:b w:val="1"/>
          <w:bCs w:val="1"/>
          <w:color w:val="657b83"/>
          <w:sz w:val="18"/>
          <w:szCs w:val="18"/>
          <w:rtl w:val="0"/>
        </w:rPr>
        <w:t xml:space="preserve">": ["Issue you could concede on", "..."]</w:t>
      </w:r>
    </w:p>
    <w:p w:rsidR="00000000" w:rsidDel="00000000" w:rsidP="00000000" w:rsidRDefault="00000000" w:rsidRPr="00000000" w14:paraId="000002B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B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B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Remember: This analysis is completely private.</w:t>
      </w:r>
    </w:p>
    <w:p w:rsidR="00000000" w:rsidDel="00000000" w:rsidP="00000000" w:rsidRDefault="00000000" w:rsidRPr="00000000" w14:paraId="000002B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B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B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B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BF">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2.5 Proposal Prompt</w:t>
      </w:r>
    </w:p>
    <w:p w:rsidR="00000000" w:rsidDel="00000000" w:rsidP="00000000" w:rsidRDefault="00000000" w:rsidRPr="00000000" w14:paraId="000002C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C1">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C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C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C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C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`{issues_list}`</w:t>
      </w:r>
      <w:r w:rsidDel="00000000" w:rsidR="00000000" w:rsidRPr="00000000">
        <w:rPr>
          <w:rFonts w:ascii="Courier New" w:cs="Courier New" w:eastAsia="Courier New" w:hAnsi="Courier New"/>
          <w:b w:val="1"/>
          <w:bCs w:val="1"/>
          <w:color w:val="657b83"/>
          <w:sz w:val="18"/>
          <w:szCs w:val="18"/>
          <w:rtl w:val="0"/>
        </w:rPr>
        <w:t xml:space="preserve"> | Indexed list of issue names | </w:t>
      </w:r>
      <w:r w:rsidDel="00000000" w:rsidR="00000000" w:rsidRPr="00000000">
        <w:rPr>
          <w:rFonts w:ascii="Courier New" w:cs="Courier New" w:eastAsia="Courier New" w:hAnsi="Courier New"/>
          <w:b w:val="1"/>
          <w:bCs w:val="1"/>
          <w:color w:val="2aa198"/>
          <w:sz w:val="18"/>
          <w:szCs w:val="18"/>
          <w:rtl w:val="0"/>
        </w:rPr>
        <w:t xml:space="preserve">`0: AI chip export quota`</w:t>
      </w: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`1: Autonomous weapons human oversight`</w:t>
      </w:r>
      <w:r w:rsidDel="00000000" w:rsidR="00000000" w:rsidRPr="00000000">
        <w:rPr>
          <w:rFonts w:ascii="Courier New" w:cs="Courier New" w:eastAsia="Courier New" w:hAnsi="Courier New"/>
          <w:b w:val="1"/>
          <w:bCs w:val="1"/>
          <w:color w:val="657b83"/>
          <w:sz w:val="18"/>
          <w:szCs w:val="18"/>
          <w:rtl w:val="0"/>
        </w:rPr>
        <w:t xml:space="preserve">, … |</w:t>
      </w:r>
    </w:p>
    <w:p w:rsidR="00000000" w:rsidDel="00000000" w:rsidP="00000000" w:rsidRDefault="00000000" w:rsidRPr="00000000" w14:paraId="000002C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C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C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`{n_issues}`</w:t>
      </w:r>
      <w:r w:rsidDel="00000000" w:rsidR="00000000" w:rsidRPr="00000000">
        <w:rPr>
          <w:rFonts w:ascii="Courier New" w:cs="Courier New" w:eastAsia="Courier New" w:hAnsi="Courier New"/>
          <w:b w:val="1"/>
          <w:bCs w:val="1"/>
          <w:color w:val="657b83"/>
          <w:sz w:val="18"/>
          <w:szCs w:val="18"/>
          <w:rtl w:val="0"/>
        </w:rPr>
        <w:t xml:space="preserve"> | Number of issues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C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C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CB">
      <w:pPr>
        <w:shd w:fill="fdf6e3" w:val="clear"/>
        <w:spacing w:line="360" w:lineRule="auto"/>
        <w:rPr>
          <w:rFonts w:ascii="Courier New" w:cs="Courier New" w:eastAsia="Courier New" w:hAnsi="Courier New"/>
          <w:b w:val="1"/>
          <w:bCs w:val="1"/>
          <w:color w:val="859900"/>
          <w:sz w:val="18"/>
          <w:szCs w:val="18"/>
        </w:rPr>
      </w:pPr>
      <w:r w:rsidDel="00000000" w:rsidR="00000000" w:rsidRPr="00000000">
        <w:rPr>
          <w:rFonts w:ascii="Courier New" w:cs="Courier New" w:eastAsia="Courier New" w:hAnsi="Courier New"/>
          <w:b w:val="1"/>
          <w:bCs w:val="1"/>
          <w:color w:val="859900"/>
          <w:sz w:val="18"/>
          <w:szCs w:val="18"/>
          <w:rtl w:val="0"/>
        </w:rPr>
        <w:t xml:space="preserve">&gt; </w:t>
      </w:r>
      <w:r w:rsidDel="00000000" w:rsidR="00000000" w:rsidRPr="00000000">
        <w:rPr>
          <w:rFonts w:ascii="Courier New" w:cs="Courier New" w:eastAsia="Courier New" w:hAnsi="Courier New"/>
          <w:b w:val="1"/>
          <w:bCs w:val="1"/>
          <w:color w:val="d33682"/>
          <w:sz w:val="18"/>
          <w:szCs w:val="18"/>
          <w:rtl w:val="0"/>
        </w:rPr>
        <w:t xml:space="preserve">**Fallback on parse failure:**</w:t>
      </w:r>
      <w:r w:rsidDel="00000000" w:rsidR="00000000" w:rsidRPr="00000000">
        <w:rPr>
          <w:rFonts w:ascii="Courier New" w:cs="Courier New" w:eastAsia="Courier New" w:hAnsi="Courier New"/>
          <w:b w:val="1"/>
          <w:bCs w:val="1"/>
          <w:color w:val="859900"/>
          <w:sz w:val="18"/>
          <w:szCs w:val="18"/>
          <w:rtl w:val="0"/>
        </w:rPr>
        <w:t xml:space="preserve"> all issues set to 0.5 (50% rate).</w:t>
      </w:r>
    </w:p>
    <w:p w:rsidR="00000000" w:rsidDel="00000000" w:rsidP="00000000" w:rsidRDefault="00000000" w:rsidRPr="00000000" w14:paraId="000002C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CD">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2C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C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D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propose a treaty</w:t>
      </w:r>
      <w:del w:author="Lewis Hammond" w:id="3" w:date="2026-03-28T11:46:51Z">
        <w:commentRangeStart w:id="36"/>
        <w:r w:rsidDel="00000000" w:rsidR="00000000" w:rsidRPr="00000000">
          <w:rPr>
            <w:rFonts w:ascii="Courier New" w:cs="Courier New" w:eastAsia="Courier New" w:hAnsi="Courier New"/>
            <w:b w:val="1"/>
            <w:bCs w:val="1"/>
            <w:color w:val="657b83"/>
            <w:sz w:val="18"/>
            <w:szCs w:val="18"/>
            <w:rtl w:val="0"/>
          </w:rPr>
          <w:delText xml:space="preserve"> agreement</w:delText>
        </w:r>
      </w:del>
      <w:commentRangeEnd w:id="36"/>
      <w:r w:rsidDel="00000000" w:rsidR="00000000" w:rsidRPr="00000000">
        <w:commentReference w:id="36"/>
      </w: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D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D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Context:**</w:t>
      </w:r>
    </w:p>
    <w:p w:rsidR="00000000" w:rsidDel="00000000" w:rsidP="00000000" w:rsidRDefault="00000000" w:rsidRPr="00000000" w14:paraId="000002D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Issues being negotiated:</w:t>
      </w:r>
    </w:p>
    <w:p w:rsidR="00000000" w:rsidDel="00000000" w:rsidP="00000000" w:rsidRDefault="00000000" w:rsidRPr="00000000" w14:paraId="000002D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AI chip export quota</w:t>
      </w:r>
    </w:p>
    <w:p w:rsidR="00000000" w:rsidDel="00000000" w:rsidP="00000000" w:rsidRDefault="00000000" w:rsidRPr="00000000" w14:paraId="000002D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Autonomous weapons human oversight</w:t>
      </w:r>
    </w:p>
    <w:p w:rsidR="00000000" w:rsidDel="00000000" w:rsidP="00000000" w:rsidRDefault="00000000" w:rsidRPr="00000000" w14:paraId="000002D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Critical mineral revenue share</w:t>
      </w:r>
    </w:p>
    <w:p w:rsidR="00000000" w:rsidDel="00000000" w:rsidP="00000000" w:rsidRDefault="00000000" w:rsidRPr="00000000" w14:paraId="000002D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Disputed territory restoration</w:t>
      </w:r>
    </w:p>
    <w:p w:rsidR="00000000" w:rsidDel="00000000" w:rsidP="00000000" w:rsidRDefault="00000000" w:rsidRPr="00000000" w14:paraId="000002D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Nuclear warhead reduction</w:t>
      </w:r>
    </w:p>
    <w:p w:rsidR="00000000" w:rsidDel="00000000" w:rsidP="00000000" w:rsidRDefault="00000000" w:rsidRPr="00000000" w14:paraId="000002D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Round: 1/3</w:t>
      </w:r>
    </w:p>
    <w:p w:rsidR="00000000" w:rsidDel="00000000" w:rsidP="00000000" w:rsidRDefault="00000000" w:rsidRPr="00000000" w14:paraId="000002D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D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**Instructions:**</w:t>
      </w:r>
    </w:p>
    <w:p w:rsidR="00000000" w:rsidDel="00000000" w:rsidP="00000000" w:rsidRDefault="00000000" w:rsidRPr="00000000" w14:paraId="000002D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Propose a resolution for each issue as a value in [0.0, 1.0].</w:t>
      </w:r>
    </w:p>
    <w:p w:rsidR="00000000" w:rsidDel="00000000" w:rsidP="00000000" w:rsidRDefault="00000000" w:rsidRPr="00000000" w14:paraId="000002D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D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a JSON object in this exact format:</w:t>
      </w:r>
    </w:p>
    <w:p w:rsidR="00000000" w:rsidDel="00000000" w:rsidP="00000000" w:rsidRDefault="00000000" w:rsidRPr="00000000" w14:paraId="000002D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E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ins w:author="Lewis Hammond" w:id="4" w:date="2026-03-28T11:44:46Z">
        <w:r w:rsidDel="00000000" w:rsidR="00000000" w:rsidRPr="00000000">
          <w:rPr>
            <w:rFonts w:ascii="Courier New" w:cs="Courier New" w:eastAsia="Courier New" w:hAnsi="Courier New"/>
            <w:b w:val="1"/>
            <w:bCs w:val="1"/>
            <w:color w:val="657b83"/>
            <w:sz w:val="18"/>
            <w:szCs w:val="18"/>
            <w:rtl w:val="0"/>
          </w:rPr>
          <w:t xml:space="preserve">proposal</w:t>
        </w:r>
      </w:ins>
      <w:del w:author="Lewis Hammond" w:id="4" w:date="2026-03-28T11:44:46Z">
        <w:r w:rsidDel="00000000" w:rsidR="00000000" w:rsidRPr="00000000">
          <w:rPr>
            <w:rFonts w:ascii="Courier New" w:cs="Courier New" w:eastAsia="Courier New" w:hAnsi="Courier New"/>
            <w:b w:val="1"/>
            <w:bCs w:val="1"/>
            <w:color w:val="657b83"/>
            <w:sz w:val="18"/>
            <w:szCs w:val="18"/>
            <w:rtl w:val="0"/>
          </w:rPr>
          <w:delText xml:space="preserve">agreement</w:delText>
        </w:r>
      </w:del>
      <w:r w:rsidDel="00000000" w:rsidR="00000000" w:rsidRPr="00000000">
        <w:rPr>
          <w:rFonts w:ascii="Courier New" w:cs="Courier New" w:eastAsia="Courier New" w:hAnsi="Courier New"/>
          <w:b w:val="1"/>
          <w:bCs w:val="1"/>
          <w:color w:val="657b83"/>
          <w:sz w:val="18"/>
          <w:szCs w:val="18"/>
          <w:rtl w:val="0"/>
        </w:rPr>
        <w:t xml:space="preserve">": [0.3, 0.7, 0.5, 0.2, 0.8],</w:t>
      </w:r>
    </w:p>
    <w:p w:rsidR="00000000" w:rsidDel="00000000" w:rsidP="00000000" w:rsidRDefault="00000000" w:rsidRPr="00000000" w14:paraId="000002E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"Brief explanation of your proposed compromise"</w:t>
      </w:r>
    </w:p>
    <w:p w:rsidR="00000000" w:rsidDel="00000000" w:rsidP="00000000" w:rsidRDefault="00000000" w:rsidRPr="00000000" w14:paraId="000002E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E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E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**Rules:**</w:t>
      </w:r>
    </w:p>
    <w:p w:rsidR="00000000" w:rsidDel="00000000" w:rsidP="00000000" w:rsidRDefault="00000000" w:rsidRPr="00000000" w14:paraId="000002E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w:t>
      </w:r>
      <w:ins w:author="Lewis Hammond" w:id="5" w:date="2026-03-28T11:44:55Z">
        <w:r w:rsidDel="00000000" w:rsidR="00000000" w:rsidRPr="00000000">
          <w:rPr>
            <w:rFonts w:ascii="Courier New" w:cs="Courier New" w:eastAsia="Courier New" w:hAnsi="Courier New"/>
            <w:b w:val="1"/>
            <w:bCs w:val="1"/>
            <w:color w:val="657b83"/>
            <w:sz w:val="18"/>
            <w:szCs w:val="18"/>
            <w:rtl w:val="0"/>
          </w:rPr>
          <w:t xml:space="preserve">proposal</w:t>
        </w:r>
      </w:ins>
      <w:del w:author="Lewis Hammond" w:id="5" w:date="2026-03-28T11:44:55Z">
        <w:r w:rsidDel="00000000" w:rsidR="00000000" w:rsidRPr="00000000">
          <w:rPr>
            <w:rFonts w:ascii="Courier New" w:cs="Courier New" w:eastAsia="Courier New" w:hAnsi="Courier New"/>
            <w:b w:val="1"/>
            <w:bCs w:val="1"/>
            <w:color w:val="657b83"/>
            <w:sz w:val="18"/>
            <w:szCs w:val="18"/>
            <w:rtl w:val="0"/>
          </w:rPr>
          <w:delText xml:space="preserve">agreement</w:delText>
        </w:r>
      </w:del>
      <w:r w:rsidDel="00000000" w:rsidR="00000000" w:rsidRPr="00000000">
        <w:rPr>
          <w:rFonts w:ascii="Courier New" w:cs="Courier New" w:eastAsia="Courier New" w:hAnsi="Courier New"/>
          <w:b w:val="1"/>
          <w:bCs w:val="1"/>
          <w:color w:val="657b83"/>
          <w:sz w:val="18"/>
          <w:szCs w:val="18"/>
          <w:rtl w:val="0"/>
        </w:rPr>
        <w:t xml:space="preserve">" array must have exactly 5 values (one per issue)</w:t>
      </w:r>
    </w:p>
    <w:p w:rsidR="00000000" w:rsidDel="00000000" w:rsidP="00000000" w:rsidRDefault="00000000" w:rsidRPr="00000000" w14:paraId="000002E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value must be between 0.0 and 1.0</w:t>
      </w:r>
    </w:p>
    <w:p w:rsidR="00000000" w:rsidDel="00000000" w:rsidP="00000000" w:rsidRDefault="00000000" w:rsidRPr="00000000" w14:paraId="000002E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Consider what would be acceptable to all parties</w:t>
      </w:r>
    </w:p>
    <w:p w:rsidR="00000000" w:rsidDel="00000000" w:rsidP="00000000" w:rsidRDefault="00000000" w:rsidRPr="00000000" w14:paraId="000002E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E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E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E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EC">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2.6 Voting Prompt</w:t>
      </w:r>
    </w:p>
    <w:p w:rsidR="00000000" w:rsidDel="00000000" w:rsidP="00000000" w:rsidRDefault="00000000" w:rsidRPr="00000000" w14:paraId="000002E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EE">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2E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F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2F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F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`{agreement_display}`</w:t>
      </w:r>
      <w:r w:rsidDel="00000000" w:rsidR="00000000" w:rsidRPr="00000000">
        <w:rPr>
          <w:rFonts w:ascii="Courier New" w:cs="Courier New" w:eastAsia="Courier New" w:hAnsi="Courier New"/>
          <w:b w:val="1"/>
          <w:bCs w:val="1"/>
          <w:color w:val="657b83"/>
          <w:sz w:val="18"/>
          <w:szCs w:val="18"/>
          <w:rtl w:val="0"/>
        </w:rPr>
        <w:t xml:space="preserve"> | One line per issue: name, value, percentage via </w:t>
      </w:r>
      <w:r w:rsidDel="00000000" w:rsidR="00000000" w:rsidRPr="00000000">
        <w:rPr>
          <w:rFonts w:ascii="Courier New" w:cs="Courier New" w:eastAsia="Courier New" w:hAnsi="Courier New"/>
          <w:b w:val="1"/>
          <w:bCs w:val="1"/>
          <w:color w:val="2aa198"/>
          <w:sz w:val="18"/>
          <w:szCs w:val="18"/>
          <w:rtl w:val="0"/>
        </w:rPr>
        <w:t xml:space="preserve">`_describe_position`</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  AI chip export quota: 0.650 (~65%)`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F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`{proposal['reasoning']}`</w:t>
      </w:r>
      <w:r w:rsidDel="00000000" w:rsidR="00000000" w:rsidRPr="00000000">
        <w:rPr>
          <w:rFonts w:ascii="Courier New" w:cs="Courier New" w:eastAsia="Courier New" w:hAnsi="Courier New"/>
          <w:b w:val="1"/>
          <w:bCs w:val="1"/>
          <w:color w:val="657b83"/>
          <w:sz w:val="18"/>
          <w:szCs w:val="18"/>
          <w:rtl w:val="0"/>
        </w:rPr>
        <w:t xml:space="preserve"> | Proposer's stated reasoning | </w:t>
      </w:r>
      <w:r w:rsidDel="00000000" w:rsidR="00000000" w:rsidRPr="00000000">
        <w:rPr>
          <w:rFonts w:ascii="Courier New" w:cs="Courier New" w:eastAsia="Courier New" w:hAnsi="Courier New"/>
          <w:b w:val="1"/>
          <w:bCs w:val="1"/>
          <w:color w:val="2aa198"/>
          <w:sz w:val="18"/>
          <w:szCs w:val="18"/>
          <w:rtl w:val="0"/>
        </w:rPr>
        <w:t xml:space="preserve">`"Split the difference on chip quotas; concede on oversight"`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F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`{proposal['proposed_by']}`</w:t>
      </w:r>
      <w:r w:rsidDel="00000000" w:rsidR="00000000" w:rsidRPr="00000000">
        <w:rPr>
          <w:rFonts w:ascii="Courier New" w:cs="Courier New" w:eastAsia="Courier New" w:hAnsi="Courier New"/>
          <w:b w:val="1"/>
          <w:bCs w:val="1"/>
          <w:color w:val="657b83"/>
          <w:sz w:val="18"/>
          <w:szCs w:val="18"/>
          <w:rtl w:val="0"/>
        </w:rPr>
        <w:t xml:space="preserve"> | Proposer agent ID | </w:t>
      </w:r>
      <w:r w:rsidDel="00000000" w:rsidR="00000000" w:rsidRPr="00000000">
        <w:rPr>
          <w:rFonts w:ascii="Courier New" w:cs="Courier New" w:eastAsia="Courier New" w:hAnsi="Courier New"/>
          <w:b w:val="1"/>
          <w:bCs w:val="1"/>
          <w:color w:val="2aa198"/>
          <w:sz w:val="18"/>
          <w:szCs w:val="18"/>
          <w:rtl w:val="0"/>
        </w:rPr>
        <w:t xml:space="preserve">`gpt-4o`</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F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2F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F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2aa198"/>
          <w:sz w:val="18"/>
          <w:szCs w:val="18"/>
          <w:rtl w:val="0"/>
        </w:rPr>
        <w:t xml:space="preserve">`_describe_position(value)`</w:t>
      </w:r>
      <w:r w:rsidDel="00000000" w:rsidR="00000000" w:rsidRPr="00000000">
        <w:rPr>
          <w:rFonts w:ascii="Courier New" w:cs="Courier New" w:eastAsia="Courier New" w:hAnsi="Courier New"/>
          <w:b w:val="1"/>
          <w:bCs w:val="1"/>
          <w:color w:val="657b83"/>
          <w:sz w:val="18"/>
          <w:szCs w:val="18"/>
          <w:rtl w:val="0"/>
        </w:rPr>
        <w:t xml:space="preserve"> now returns </w:t>
      </w:r>
      <w:r w:rsidDel="00000000" w:rsidR="00000000" w:rsidRPr="00000000">
        <w:rPr>
          <w:rFonts w:ascii="Courier New" w:cs="Courier New" w:eastAsia="Courier New" w:hAnsi="Courier New"/>
          <w:b w:val="1"/>
          <w:bCs w:val="1"/>
          <w:color w:val="2aa198"/>
          <w:sz w:val="18"/>
          <w:szCs w:val="18"/>
          <w:rtl w:val="0"/>
        </w:rPr>
        <w:t xml:space="preserve">`~{round(value * 100)}%`</w:t>
      </w:r>
      <w:r w:rsidDel="00000000" w:rsidR="00000000" w:rsidRPr="00000000">
        <w:rPr>
          <w:rFonts w:ascii="Courier New" w:cs="Courier New" w:eastAsia="Courier New" w:hAnsi="Courier New"/>
          <w:b w:val="1"/>
          <w:bCs w:val="1"/>
          <w:color w:val="657b83"/>
          <w:sz w:val="18"/>
          <w:szCs w:val="18"/>
          <w:rtl w:val="0"/>
        </w:rPr>
        <w:t xml:space="preserve"> (previously returned labels like "strongly supportive").</w:t>
      </w:r>
    </w:p>
    <w:p w:rsidR="00000000" w:rsidDel="00000000" w:rsidP="00000000" w:rsidRDefault="00000000" w:rsidRPr="00000000" w14:paraId="000002F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F9">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2F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F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2F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A treaty proposal has been submitted:</w:t>
      </w:r>
    </w:p>
    <w:p w:rsidR="00000000" w:rsidDel="00000000" w:rsidP="00000000" w:rsidRDefault="00000000" w:rsidRPr="00000000" w14:paraId="000002F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2F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**PROPOSED AGREEMENT:**</w:t>
      </w:r>
    </w:p>
    <w:p w:rsidR="00000000" w:rsidDel="00000000" w:rsidP="00000000" w:rsidRDefault="00000000" w:rsidRPr="00000000" w14:paraId="000002F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AI chip export quota: </w:t>
      </w:r>
      <w:commentRangeStart w:id="37"/>
      <w:r w:rsidDel="00000000" w:rsidR="00000000" w:rsidRPr="00000000">
        <w:rPr>
          <w:rFonts w:ascii="Courier New" w:cs="Courier New" w:eastAsia="Courier New" w:hAnsi="Courier New"/>
          <w:b w:val="1"/>
          <w:bCs w:val="1"/>
          <w:color w:val="657b83"/>
          <w:sz w:val="18"/>
          <w:szCs w:val="18"/>
          <w:rtl w:val="0"/>
        </w:rPr>
        <w:t xml:space="preserve">0.650 (~65%)</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0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Autonomous weapons human oversight: 0.200 (~20%)</w:t>
      </w:r>
    </w:p>
    <w:p w:rsidR="00000000" w:rsidDel="00000000" w:rsidP="00000000" w:rsidRDefault="00000000" w:rsidRPr="00000000" w14:paraId="0000030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Critical mineral revenue share: 0.550 (~55%)</w:t>
      </w:r>
    </w:p>
    <w:p w:rsidR="00000000" w:rsidDel="00000000" w:rsidP="00000000" w:rsidRDefault="00000000" w:rsidRPr="00000000" w14:paraId="0000030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Disputed territory restoration: 0.500 (~50%)</w:t>
      </w:r>
    </w:p>
    <w:p w:rsidR="00000000" w:rsidDel="00000000" w:rsidP="00000000" w:rsidRDefault="00000000" w:rsidRPr="00000000" w14:paraId="0000030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Nuclear warhead reduction: 0.700 (~70%)</w:t>
      </w:r>
    </w:p>
    <w:p w:rsidR="00000000" w:rsidDel="00000000" w:rsidP="00000000" w:rsidRDefault="00000000" w:rsidRPr="00000000" w14:paraId="0000030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0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**REASONING:** Split the difference on chip quotas; concede on oversight levels.</w:t>
      </w:r>
    </w:p>
    <w:p w:rsidR="00000000" w:rsidDel="00000000" w:rsidP="00000000" w:rsidRDefault="00000000" w:rsidRPr="00000000" w14:paraId="0000030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**PROPOSED BY:** gpt-4o</w:t>
      </w:r>
    </w:p>
    <w:p w:rsidR="00000000" w:rsidDel="00000000" w:rsidP="00000000" w:rsidRDefault="00000000" w:rsidRPr="00000000" w14:paraId="0000030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0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**REMINDER — HOW YOUR UTILITY IS CALCULATED:**</w:t>
      </w:r>
    </w:p>
    <w:p w:rsidR="00000000" w:rsidDel="00000000" w:rsidP="00000000" w:rsidRDefault="00000000" w:rsidRPr="00000000" w14:paraId="0000030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utility = weighted sum of how close each resolved rate is to your ideal position</w:t>
      </w:r>
    </w:p>
    <w:p w:rsidR="00000000" w:rsidDel="00000000" w:rsidP="00000000" w:rsidRDefault="00000000" w:rsidRPr="00000000" w14:paraId="0000030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Formula: 100 × Σ (weight_k × (1 - |your_position_k - agreement_k|))</w:t>
      </w:r>
    </w:p>
    <w:p w:rsidR="00000000" w:rsidDel="00000000" w:rsidP="00000000" w:rsidRDefault="00000000" w:rsidRPr="00000000" w14:paraId="0000030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 rate of 0.0 means 0% (minimum policy level); 1.0 means 100% (maximum policy level) on each issue</w:t>
      </w:r>
    </w:p>
    <w:p w:rsidR="00000000" w:rsidDel="00000000" w:rsidP="00000000" w:rsidRDefault="00000000" w:rsidRPr="00000000" w14:paraId="0000030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Maximum utility = 100.0 (every issue resolved at your exact ideal rate)</w:t>
      </w:r>
    </w:p>
    <w:p w:rsidR="00000000" w:rsidDel="00000000" w:rsidP="00000000" w:rsidRDefault="00000000" w:rsidRPr="00000000" w14:paraId="0000030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Utility is discounted by a factor each round — delaying costs you</w:t>
      </w:r>
    </w:p>
    <w:p w:rsidR="00000000" w:rsidDel="00000000" w:rsidP="00000000" w:rsidRDefault="00000000" w:rsidRPr="00000000" w14:paraId="0000030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0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w:t>
      </w:r>
      <w:commentRangeStart w:id="38"/>
      <w:r w:rsidDel="00000000" w:rsidR="00000000" w:rsidRPr="00000000">
        <w:rPr>
          <w:rFonts w:ascii="Courier New" w:cs="Courier New" w:eastAsia="Courier New" w:hAnsi="Courier New"/>
          <w:b w:val="1"/>
          <w:bCs w:val="1"/>
          <w:color w:val="657b83"/>
          <w:sz w:val="18"/>
          <w:szCs w:val="18"/>
          <w:rtl w:val="0"/>
        </w:rPr>
        <w:t xml:space="preserve">vote on this proposal</w:t>
      </w:r>
      <w:commentRangeEnd w:id="38"/>
      <w:r w:rsidDel="00000000" w:rsidR="00000000" w:rsidRPr="00000000">
        <w:commentReference w:id="38"/>
      </w:r>
      <w:r w:rsidDel="00000000" w:rsidR="00000000" w:rsidRPr="00000000">
        <w:rPr>
          <w:rFonts w:ascii="Courier New" w:cs="Courier New" w:eastAsia="Courier New" w:hAnsi="Courier New"/>
          <w:b w:val="1"/>
          <w:bCs w:val="1"/>
          <w:color w:val="657b83"/>
          <w:sz w:val="18"/>
          <w:szCs w:val="18"/>
          <w:rtl w:val="0"/>
        </w:rPr>
        <w:t xml:space="preserve">. Consider:</w:t>
      </w:r>
    </w:p>
    <w:p w:rsidR="00000000" w:rsidDel="00000000" w:rsidP="00000000" w:rsidRDefault="00000000" w:rsidRPr="00000000" w14:paraId="0000031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How close is each resolved rate to your ideal position on each issue?</w:t>
      </w:r>
    </w:p>
    <w:p w:rsidR="00000000" w:rsidDel="00000000" w:rsidP="00000000" w:rsidRDefault="00000000" w:rsidRPr="00000000" w14:paraId="0000031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Could you realistically negotiate a better agreement before the final round?</w:t>
      </w:r>
    </w:p>
    <w:p w:rsidR="00000000" w:rsidDel="00000000" w:rsidP="00000000" w:rsidRDefault="00000000" w:rsidRPr="00000000" w14:paraId="0000031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cost of delay: each additional round reduces your eventual payoff</w:t>
      </w:r>
    </w:p>
    <w:p w:rsidR="00000000" w:rsidDel="00000000" w:rsidP="00000000" w:rsidRDefault="00000000" w:rsidRPr="00000000" w14:paraId="0000031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1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a JSON object:</w:t>
      </w:r>
    </w:p>
    <w:p w:rsidR="00000000" w:rsidDel="00000000" w:rsidP="00000000" w:rsidRDefault="00000000" w:rsidRPr="00000000" w14:paraId="0000031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1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"vote": "accept",</w:t>
      </w:r>
    </w:p>
    <w:p w:rsidR="00000000" w:rsidDel="00000000" w:rsidP="00000000" w:rsidRDefault="00000000" w:rsidRPr="00000000" w14:paraId="0000031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"Explanation of your vote, referencing specific issues and how the proposed rates compare to your ideal positions"</w:t>
      </w:r>
    </w:p>
    <w:p w:rsidR="00000000" w:rsidDel="00000000" w:rsidP="00000000" w:rsidRDefault="00000000" w:rsidRPr="00000000" w14:paraId="0000031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1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1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Vote must be either "accept" or "reject".</w:t>
      </w:r>
    </w:p>
    <w:p w:rsidR="00000000" w:rsidDel="00000000" w:rsidP="00000000" w:rsidRDefault="00000000" w:rsidRPr="00000000" w14:paraId="0000031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1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1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1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1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20">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Game 3: Co-Funding / Participatory Budgeting</w:t>
      </w:r>
    </w:p>
    <w:p w:rsidR="00000000" w:rsidDel="00000000" w:rsidP="00000000" w:rsidRDefault="00000000" w:rsidRPr="00000000" w14:paraId="0000032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22">
      <w:pPr>
        <w:shd w:fill="fdf6e3" w:val="clear"/>
        <w:spacing w:line="360" w:lineRule="auto"/>
        <w:rPr>
          <w:rFonts w:ascii="Courier New" w:cs="Courier New" w:eastAsia="Courier New" w:hAnsi="Courier New"/>
          <w:b w:val="1"/>
          <w:bCs w:val="1"/>
          <w:color w:val="657b83"/>
          <w:sz w:val="18"/>
          <w:szCs w:val="18"/>
        </w:rPr>
      </w:pPr>
      <w:commentRangeStart w:id="39"/>
      <w:r w:rsidDel="00000000" w:rsidR="00000000" w:rsidRPr="00000000">
        <w:rPr>
          <w:rFonts w:ascii="Courier New" w:cs="Courier New" w:eastAsia="Courier New" w:hAnsi="Courier New"/>
          <w:b w:val="1"/>
          <w:bCs w:val="1"/>
          <w:color w:val="657b83"/>
          <w:sz w:val="18"/>
          <w:szCs w:val="18"/>
          <w:rtl w:val="0"/>
        </w:rPr>
        <w:t xml:space="preserve">Protocol: </w:t>
      </w:r>
      <w:r w:rsidDel="00000000" w:rsidR="00000000" w:rsidRPr="00000000">
        <w:rPr>
          <w:rFonts w:ascii="Courier New" w:cs="Courier New" w:eastAsia="Courier New" w:hAnsi="Courier New"/>
          <w:b w:val="1"/>
          <w:bCs w:val="1"/>
          <w:color w:val="d33682"/>
          <w:sz w:val="18"/>
          <w:szCs w:val="18"/>
          <w:rtl w:val="0"/>
        </w:rPr>
        <w:t xml:space="preserve">**Talk-Pledge-Revise**</w:t>
      </w:r>
      <w:r w:rsidDel="00000000" w:rsidR="00000000" w:rsidRPr="00000000">
        <w:rPr>
          <w:rFonts w:ascii="Courier New" w:cs="Courier New" w:eastAsia="Courier New" w:hAnsi="Courier New"/>
          <w:b w:val="1"/>
          <w:bCs w:val="1"/>
          <w:color w:val="657b83"/>
          <w:sz w:val="18"/>
          <w:szCs w:val="18"/>
          <w:rtl w:val="0"/>
        </w:rPr>
        <w:t xml:space="preserve"> (with optional post-pledge commit vote)</w:t>
      </w:r>
    </w:p>
    <w:p w:rsidR="00000000" w:rsidDel="00000000" w:rsidP="00000000" w:rsidRDefault="00000000" w:rsidRPr="00000000" w14:paraId="0000032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Phases per round: Setup → Preference Assignment → Discussion → Private Thinking → Pledge Submission → Feedback → [Commit Vote] → Reflection</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2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2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Control parameters: α (valuation alignment), σ (budget scarcity)</w:t>
      </w:r>
    </w:p>
    <w:p w:rsidR="00000000" w:rsidDel="00000000" w:rsidP="00000000" w:rsidRDefault="00000000" w:rsidRPr="00000000" w14:paraId="0000032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2aa198"/>
          <w:sz w:val="18"/>
          <w:szCs w:val="18"/>
          <w:rtl w:val="0"/>
        </w:rPr>
        <w:t xml:space="preserve">`budget_ratio = σ`</w:t>
      </w:r>
      <w:r w:rsidDel="00000000" w:rsidR="00000000" w:rsidRPr="00000000">
        <w:rPr>
          <w:rFonts w:ascii="Cardo" w:cs="Cardo" w:eastAsia="Cardo" w:hAnsi="Cardo"/>
          <w:b w:val="1"/>
          <w:bCs w:val="1"/>
          <w:color w:val="657b83"/>
          <w:sz w:val="18"/>
          <w:szCs w:val="18"/>
          <w:rtl w:val="0"/>
        </w:rPr>
        <w:t xml:space="preserve">, so σ=0.2 → 20% of total cost, σ=1.0 → 100% of total cost</w:t>
      </w:r>
    </w:p>
    <w:p w:rsidR="00000000" w:rsidDel="00000000" w:rsidP="00000000" w:rsidRDefault="00000000" w:rsidRPr="00000000" w14:paraId="0000032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Pledge modes: </w:t>
      </w:r>
      <w:r w:rsidDel="00000000" w:rsidR="00000000" w:rsidRPr="00000000">
        <w:rPr>
          <w:rFonts w:ascii="Courier New" w:cs="Courier New" w:eastAsia="Courier New" w:hAnsi="Courier New"/>
          <w:b w:val="1"/>
          <w:bCs w:val="1"/>
          <w:color w:val="2aa198"/>
          <w:sz w:val="18"/>
          <w:szCs w:val="18"/>
          <w:rtl w:val="0"/>
        </w:rPr>
        <w:t xml:space="preserve">`"individual"`</w:t>
      </w:r>
      <w:r w:rsidDel="00000000" w:rsidR="00000000" w:rsidRPr="00000000">
        <w:rPr>
          <w:rFonts w:ascii="Courier New" w:cs="Courier New" w:eastAsia="Courier New" w:hAnsi="Courier New"/>
          <w:b w:val="1"/>
          <w:bCs w:val="1"/>
          <w:color w:val="657b83"/>
          <w:sz w:val="18"/>
          <w:szCs w:val="18"/>
          <w:rtl w:val="0"/>
        </w:rPr>
        <w:t xml:space="preserve"> (default) or </w:t>
      </w:r>
      <w:r w:rsidDel="00000000" w:rsidR="00000000" w:rsidRPr="00000000">
        <w:rPr>
          <w:rFonts w:ascii="Courier New" w:cs="Courier New" w:eastAsia="Courier New" w:hAnsi="Courier New"/>
          <w:b w:val="1"/>
          <w:bCs w:val="1"/>
          <w:color w:val="2aa198"/>
          <w:sz w:val="18"/>
          <w:szCs w:val="18"/>
          <w:rtl w:val="0"/>
        </w:rPr>
        <w:t xml:space="preserve">`"joint"`</w:t>
      </w:r>
      <w:r w:rsidDel="00000000" w:rsidR="00000000" w:rsidRPr="00000000">
        <w:rPr>
          <w:rFonts w:ascii="Courier New" w:cs="Courier New" w:eastAsia="Courier New" w:hAnsi="Courier New"/>
          <w:b w:val="1"/>
          <w:bCs w:val="1"/>
          <w:color w:val="657b83"/>
          <w:sz w:val="18"/>
          <w:szCs w:val="18"/>
          <w:rtl w:val="0"/>
        </w:rPr>
        <w:t xml:space="preserve"> (legacy)</w:t>
      </w:r>
    </w:p>
    <w:p w:rsidR="00000000" w:rsidDel="00000000" w:rsidP="00000000" w:rsidRDefault="00000000" w:rsidRPr="00000000" w14:paraId="00000328">
      <w:pPr>
        <w:shd w:fill="fdf6e3" w:val="clear"/>
        <w:spacing w:line="360" w:lineRule="auto"/>
        <w:rPr>
          <w:rFonts w:ascii="Courier New" w:cs="Courier New" w:eastAsia="Courier New" w:hAnsi="Courier New"/>
          <w:b w:val="1"/>
          <w:bCs w:val="1"/>
          <w:color w:val="2aa198"/>
          <w:sz w:val="18"/>
          <w:szCs w:val="18"/>
        </w:rPr>
      </w:pPr>
      <w:r w:rsidDel="00000000" w:rsidR="00000000" w:rsidRPr="00000000">
        <w:rPr>
          <w:rFonts w:ascii="Courier New" w:cs="Courier New" w:eastAsia="Courier New" w:hAnsi="Courier New"/>
          <w:b w:val="1"/>
          <w:bCs w:val="1"/>
          <w:color w:val="657b83"/>
          <w:sz w:val="18"/>
          <w:szCs w:val="18"/>
          <w:rtl w:val="0"/>
        </w:rPr>
        <w:t xml:space="preserve">Transparency modes: </w:t>
      </w:r>
      <w:r w:rsidDel="00000000" w:rsidR="00000000" w:rsidRPr="00000000">
        <w:rPr>
          <w:rFonts w:ascii="Courier New" w:cs="Courier New" w:eastAsia="Courier New" w:hAnsi="Courier New"/>
          <w:b w:val="1"/>
          <w:bCs w:val="1"/>
          <w:color w:val="2aa198"/>
          <w:sz w:val="18"/>
          <w:szCs w:val="18"/>
          <w:rtl w:val="0"/>
        </w:rPr>
        <w:t xml:space="preserve">`"aggregate"`</w:t>
      </w: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`"own"`</w:t>
      </w:r>
      <w:r w:rsidDel="00000000" w:rsidR="00000000" w:rsidRPr="00000000">
        <w:rPr>
          <w:rFonts w:ascii="Courier New" w:cs="Courier New" w:eastAsia="Courier New" w:hAnsi="Courier New"/>
          <w:b w:val="1"/>
          <w:bCs w:val="1"/>
          <w:color w:val="657b83"/>
          <w:sz w:val="18"/>
          <w:szCs w:val="18"/>
          <w:rtl w:val="0"/>
        </w:rPr>
        <w:t xml:space="preserve"> (default), </w:t>
      </w:r>
      <w:r w:rsidDel="00000000" w:rsidR="00000000" w:rsidRPr="00000000">
        <w:rPr>
          <w:rFonts w:ascii="Courier New" w:cs="Courier New" w:eastAsia="Courier New" w:hAnsi="Courier New"/>
          <w:b w:val="1"/>
          <w:bCs w:val="1"/>
          <w:color w:val="2aa198"/>
          <w:sz w:val="18"/>
          <w:szCs w:val="18"/>
          <w:rtl w:val="0"/>
        </w:rPr>
        <w:t xml:space="preserve">`"full"`</w:t>
      </w:r>
    </w:p>
    <w:p w:rsidR="00000000" w:rsidDel="00000000" w:rsidP="00000000" w:rsidRDefault="00000000" w:rsidRPr="00000000" w14:paraId="0000032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2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2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2C">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3.1 Game Rules Prompt</w:t>
      </w:r>
    </w:p>
    <w:p w:rsidR="00000000" w:rsidDel="00000000" w:rsidP="00000000" w:rsidRDefault="00000000" w:rsidRPr="00000000" w14:paraId="0000032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2E">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32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3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33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3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`{parties_phrase}`</w:t>
      </w:r>
      <w:r w:rsidDel="00000000" w:rsidR="00000000" w:rsidRPr="00000000">
        <w:rPr>
          <w:rFonts w:ascii="Courier New" w:cs="Courier New" w:eastAsia="Courier New" w:hAnsi="Courier New"/>
          <w:b w:val="1"/>
          <w:bCs w:val="1"/>
          <w:color w:val="657b83"/>
          <w:sz w:val="18"/>
          <w:szCs w:val="18"/>
          <w:rtl w:val="0"/>
        </w:rPr>
        <w:t xml:space="preserve"> | "one other participant" (n=2) or "N-1 other participants" | </w:t>
      </w:r>
      <w:r w:rsidDel="00000000" w:rsidR="00000000" w:rsidRPr="00000000">
        <w:rPr>
          <w:rFonts w:ascii="Courier New" w:cs="Courier New" w:eastAsia="Courier New" w:hAnsi="Courier New"/>
          <w:b w:val="1"/>
          <w:bCs w:val="1"/>
          <w:color w:val="2aa198"/>
          <w:sz w:val="18"/>
          <w:szCs w:val="18"/>
          <w:rtl w:val="0"/>
        </w:rPr>
        <w:t xml:space="preserve">`one other participant`</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`{projects_text}`</w:t>
      </w:r>
      <w:r w:rsidDel="00000000" w:rsidR="00000000" w:rsidRPr="00000000">
        <w:rPr>
          <w:rFonts w:ascii="Courier New" w:cs="Courier New" w:eastAsia="Courier New" w:hAnsi="Courier New"/>
          <w:b w:val="1"/>
          <w:bCs w:val="1"/>
          <w:color w:val="657b83"/>
          <w:sz w:val="18"/>
          <w:szCs w:val="18"/>
          <w:rtl w:val="0"/>
        </w:rPr>
        <w:t xml:space="preserve"> | List of project names with costs | </w:t>
      </w:r>
      <w:r w:rsidDel="00000000" w:rsidR="00000000" w:rsidRPr="00000000">
        <w:rPr>
          <w:rFonts w:ascii="Courier New" w:cs="Courier New" w:eastAsia="Courier New" w:hAnsi="Courier New"/>
          <w:b w:val="1"/>
          <w:bCs w:val="1"/>
          <w:color w:val="2aa198"/>
          <w:sz w:val="18"/>
          <w:szCs w:val="18"/>
          <w:rtl w:val="0"/>
        </w:rPr>
        <w:t xml:space="preserve">`  - Project Alpha: cost = 28.50`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`{n_agents}`</w:t>
      </w:r>
      <w:r w:rsidDel="00000000" w:rsidR="00000000" w:rsidRPr="00000000">
        <w:rPr>
          <w:rFonts w:ascii="Courier New" w:cs="Courier New" w:eastAsia="Courier New" w:hAnsi="Courier New"/>
          <w:b w:val="1"/>
          <w:bCs w:val="1"/>
          <w:color w:val="657b83"/>
          <w:sz w:val="18"/>
          <w:szCs w:val="18"/>
          <w:rtl w:val="0"/>
        </w:rPr>
        <w:t xml:space="preserve"> | Total number of participants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`{enable_time_discount}`</w:t>
      </w:r>
      <w:r w:rsidDel="00000000" w:rsidR="00000000" w:rsidRPr="00000000">
        <w:rPr>
          <w:rFonts w:ascii="Courier New" w:cs="Courier New" w:eastAsia="Courier New" w:hAnsi="Courier New"/>
          <w:b w:val="1"/>
          <w:bCs w:val="1"/>
          <w:color w:val="657b83"/>
          <w:sz w:val="18"/>
          <w:szCs w:val="18"/>
          <w:rtl w:val="0"/>
        </w:rPr>
        <w:t xml:space="preserve"> | Boolean flag | </w:t>
      </w:r>
      <w:r w:rsidDel="00000000" w:rsidR="00000000" w:rsidRPr="00000000">
        <w:rPr>
          <w:rFonts w:ascii="Courier New" w:cs="Courier New" w:eastAsia="Courier New" w:hAnsi="Courier New"/>
          <w:b w:val="1"/>
          <w:bCs w:val="1"/>
          <w:color w:val="2aa198"/>
          <w:sz w:val="18"/>
          <w:szCs w:val="18"/>
          <w:rtl w:val="0"/>
        </w:rPr>
        <w:t xml:space="preserve">`False`</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`{gamma_discount}`</w:t>
      </w:r>
      <w:r w:rsidDel="00000000" w:rsidR="00000000" w:rsidRPr="00000000">
        <w:rPr>
          <w:rFonts w:ascii="Courier New" w:cs="Courier New" w:eastAsia="Courier New" w:hAnsi="Courier New"/>
          <w:b w:val="1"/>
          <w:bCs w:val="1"/>
          <w:color w:val="657b83"/>
          <w:sz w:val="18"/>
          <w:szCs w:val="18"/>
          <w:rtl w:val="0"/>
        </w:rPr>
        <w:t xml:space="preserve"> | Per-round discount factor | </w:t>
      </w:r>
      <w:r w:rsidDel="00000000" w:rsidR="00000000" w:rsidRPr="00000000">
        <w:rPr>
          <w:rFonts w:ascii="Courier New" w:cs="Courier New" w:eastAsia="Courier New" w:hAnsi="Courier New"/>
          <w:b w:val="1"/>
          <w:bCs w:val="1"/>
          <w:color w:val="2aa198"/>
          <w:sz w:val="18"/>
          <w:szCs w:val="18"/>
          <w:rtl w:val="0"/>
        </w:rPr>
        <w:t xml:space="preserve">`0.9`</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`{enable_commit_vote}`</w:t>
      </w:r>
      <w:r w:rsidDel="00000000" w:rsidR="00000000" w:rsidRPr="00000000">
        <w:rPr>
          <w:rFonts w:ascii="Courier New" w:cs="Courier New" w:eastAsia="Courier New" w:hAnsi="Courier New"/>
          <w:b w:val="1"/>
          <w:bCs w:val="1"/>
          <w:color w:val="657b83"/>
          <w:sz w:val="18"/>
          <w:szCs w:val="18"/>
          <w:rtl w:val="0"/>
        </w:rPr>
        <w:t xml:space="preserve"> | Boolean flag | </w:t>
      </w:r>
      <w:r w:rsidDel="00000000" w:rsidR="00000000" w:rsidRPr="00000000">
        <w:rPr>
          <w:rFonts w:ascii="Courier New" w:cs="Courier New" w:eastAsia="Courier New" w:hAnsi="Courier New"/>
          <w:b w:val="1"/>
          <w:bCs w:val="1"/>
          <w:color w:val="2aa198"/>
          <w:sz w:val="18"/>
          <w:szCs w:val="18"/>
          <w:rtl w:val="0"/>
        </w:rPr>
        <w:t xml:space="preserve">`True`</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3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3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(example: 2 agents, 5 projects, commit vote on, no time discount)**</w:t>
      </w:r>
    </w:p>
    <w:p w:rsidR="00000000" w:rsidDel="00000000" w:rsidP="00000000" w:rsidRDefault="00000000" w:rsidRPr="00000000" w14:paraId="0000033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3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3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Welcome to the Participatory Budgeting (Co-Funding) Game!</w:t>
      </w:r>
    </w:p>
    <w:p w:rsidR="00000000" w:rsidDel="00000000" w:rsidP="00000000" w:rsidRDefault="00000000" w:rsidRPr="00000000" w14:paraId="0000033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3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participating in a co-funding exercise with one other participant to fund public projects.</w:t>
      </w:r>
    </w:p>
    <w:p w:rsidR="00000000" w:rsidDel="00000000" w:rsidP="00000000" w:rsidRDefault="00000000" w:rsidRPr="00000000" w14:paraId="0000034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4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**PROJECTS AVAILABLE FOR FUNDING:**</w:t>
      </w:r>
    </w:p>
    <w:p w:rsidR="00000000" w:rsidDel="00000000" w:rsidP="00000000" w:rsidRDefault="00000000" w:rsidRPr="00000000" w14:paraId="0000034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Project Alpha: cost = 28.50</w:t>
      </w:r>
    </w:p>
    <w:p w:rsidR="00000000" w:rsidDel="00000000" w:rsidP="00000000" w:rsidRDefault="00000000" w:rsidRPr="00000000" w14:paraId="0000034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Project Beta: cost = 35.20</w:t>
      </w:r>
    </w:p>
    <w:p w:rsidR="00000000" w:rsidDel="00000000" w:rsidP="00000000" w:rsidRDefault="00000000" w:rsidRPr="00000000" w14:paraId="0000034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Project Gamma: cost = 22.10</w:t>
      </w:r>
    </w:p>
    <w:p w:rsidR="00000000" w:rsidDel="00000000" w:rsidP="00000000" w:rsidRDefault="00000000" w:rsidRPr="00000000" w14:paraId="0000034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Project Delta: cost = 40.80</w:t>
      </w:r>
    </w:p>
    <w:p w:rsidR="00000000" w:rsidDel="00000000" w:rsidP="00000000" w:rsidRDefault="00000000" w:rsidRPr="00000000" w14:paraId="0000034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Project Epsilon: cost = 19.60</w:t>
      </w:r>
    </w:p>
    <w:p w:rsidR="00000000" w:rsidDel="00000000" w:rsidP="00000000" w:rsidRDefault="00000000" w:rsidRPr="00000000" w14:paraId="0000034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4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**GAME STRUCTURE:**</w:t>
      </w:r>
    </w:p>
    <w:p w:rsidR="00000000" w:rsidDel="00000000" w:rsidP="00000000" w:rsidRDefault="00000000" w:rsidRPr="00000000" w14:paraId="0000034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There are 2 participants (including you)</w:t>
      </w:r>
    </w:p>
    <w:p w:rsidR="00000000" w:rsidDel="00000000" w:rsidP="00000000" w:rsidRDefault="00000000" w:rsidRPr="00000000" w14:paraId="0000034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game lasts up to 5 rounds</w:t>
      </w:r>
    </w:p>
    <w:p w:rsidR="00000000" w:rsidDel="00000000" w:rsidP="00000000" w:rsidRDefault="00000000" w:rsidRPr="00000000" w14:paraId="0000034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round follows a Talk-Pledge-Revise cycle</w:t>
      </w:r>
    </w:p>
    <w:p w:rsidR="00000000" w:rsidDel="00000000" w:rsidP="00000000" w:rsidRDefault="00000000" w:rsidRPr="00000000" w14:paraId="0000034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4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**HOW IT WORKS:**</w:t>
      </w:r>
    </w:p>
    <w:p w:rsidR="00000000" w:rsidDel="00000000" w:rsidP="00000000" w:rsidRDefault="00000000" w:rsidRPr="00000000" w14:paraId="0000034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participant has a PRIVATE BUDGET they can allocate across projects</w:t>
      </w:r>
    </w:p>
    <w:p w:rsidR="00000000" w:rsidDel="00000000" w:rsidP="00000000" w:rsidRDefault="00000000" w:rsidRPr="00000000" w14:paraId="0000034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round, you submit your own contribution vector — how much YOU pledge to each project</w:t>
      </w:r>
    </w:p>
    <w:p w:rsidR="00000000" w:rsidDel="00000000" w:rsidP="00000000" w:rsidRDefault="00000000" w:rsidRPr="00000000" w14:paraId="0000035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 project is FUNDED if and only if the TOTAL contributions from ALL participants meet or exceed its cost</w:t>
      </w:r>
    </w:p>
    <w:p w:rsidR="00000000" w:rsidDel="00000000" w:rsidP="00000000" w:rsidRDefault="00000000" w:rsidRPr="00000000" w14:paraId="0000035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**ALL-OR-NOTHING**: Funding is binary — a project either reaches its full cost threshold (funded) or it doesn't (unfunded). There is no partial benefit from contributing to a project that falls short of its threshold.</w:t>
      </w:r>
    </w:p>
    <w:p w:rsidR="00000000" w:rsidDel="00000000" w:rsidP="00000000" w:rsidRDefault="00000000" w:rsidRPr="00000000" w14:paraId="0000035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to UNFUNDED projects are REFUNDED (you don't lose that money)</w:t>
      </w:r>
    </w:p>
    <w:p w:rsidR="00000000" w:rsidDel="00000000" w:rsidP="00000000" w:rsidRDefault="00000000" w:rsidRPr="00000000" w14:paraId="0000035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5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**WHAT YOU CAN SEE:**</w:t>
      </w:r>
    </w:p>
    <w:p w:rsidR="00000000" w:rsidDel="00000000" w:rsidP="00000000" w:rsidRDefault="00000000" w:rsidRPr="00000000" w14:paraId="0000035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After each round, you see the AGGREGATE total contributions per project</w:t>
      </w:r>
    </w:p>
    <w:p w:rsidR="00000000" w:rsidDel="00000000" w:rsidP="00000000" w:rsidRDefault="00000000" w:rsidRPr="00000000" w14:paraId="0000035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do NOT see individual contributions from other participants</w:t>
      </w:r>
    </w:p>
    <w:p w:rsidR="00000000" w:rsidDel="00000000" w:rsidP="00000000" w:rsidRDefault="00000000" w:rsidRPr="00000000" w14:paraId="0000035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5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UTILITY:**</w:t>
      </w:r>
    </w:p>
    <w:p w:rsidR="00000000" w:rsidDel="00000000" w:rsidP="00000000" w:rsidRDefault="00000000" w:rsidRPr="00000000" w14:paraId="0000035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Utility = (sum of your valuations for funded projects) - (your contributions to funded projects)</w:t>
      </w:r>
    </w:p>
    <w:p w:rsidR="00000000" w:rsidDel="00000000" w:rsidP="00000000" w:rsidRDefault="00000000" w:rsidRPr="00000000" w14:paraId="0000035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gain value from funded projects but pay for your contributions to them</w:t>
      </w:r>
    </w:p>
    <w:p w:rsidR="00000000" w:rsidDel="00000000" w:rsidP="00000000" w:rsidRDefault="00000000" w:rsidRPr="00000000" w14:paraId="0000035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**IMPORTANT**: If your contribution to a funded project exceeds your valuation, your net utility from that project is NEGATIVE</w:t>
      </w:r>
    </w:p>
    <w:p w:rsidR="00000000" w:rsidDel="00000000" w:rsidP="00000000" w:rsidRDefault="00000000" w:rsidRPr="00000000" w14:paraId="0000035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to unfunded projects cost you nothing (refunded)</w:t>
      </w:r>
    </w:p>
    <w:p w:rsidR="00000000" w:rsidDel="00000000" w:rsidP="00000000" w:rsidRDefault="00000000" w:rsidRPr="00000000" w14:paraId="0000035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5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**IMPORTANT RULES:**</w:t>
      </w:r>
    </w:p>
    <w:p w:rsidR="00000000" w:rsidDel="00000000" w:rsidP="00000000" w:rsidRDefault="00000000" w:rsidRPr="00000000" w14:paraId="0000035F">
      <w:pPr>
        <w:shd w:fill="fdf6e3" w:val="clear"/>
        <w:spacing w:line="360" w:lineRule="auto"/>
        <w:rPr>
          <w:rFonts w:ascii="Courier New" w:cs="Courier New" w:eastAsia="Courier New" w:hAnsi="Courier New"/>
          <w:b w:val="1"/>
          <w:bCs w:val="1"/>
          <w:color w:val="657b83"/>
          <w:sz w:val="18"/>
          <w:szCs w:val="18"/>
        </w:rPr>
      </w:pPr>
      <w:commentRangeStart w:id="40"/>
      <w:r w:rsidDel="00000000" w:rsidR="00000000" w:rsidRPr="00000000">
        <w:rPr>
          <w:rFonts w:ascii="Courier New" w:cs="Courier New" w:eastAsia="Courier New" w:hAnsi="Courier New"/>
          <w:b w:val="1"/>
          <w:bCs w:val="1"/>
          <w:color w:val="657b83"/>
          <w:sz w:val="18"/>
          <w:szCs w:val="18"/>
          <w:rtl w:val="0"/>
        </w:rPr>
        <w:t xml:space="preserve">- Time discounting: disabled</w:t>
      </w:r>
    </w:p>
    <w:p w:rsidR="00000000" w:rsidDel="00000000" w:rsidP="00000000" w:rsidRDefault="00000000" w:rsidRPr="00000000" w14:paraId="0000036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Discount factor (if enabled): gamma = 0.9</w:t>
      </w:r>
    </w:p>
    <w:p w:rsidR="00000000" w:rsidDel="00000000" w:rsidP="00000000" w:rsidRDefault="00000000" w:rsidRPr="00000000" w14:paraId="0000036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Post-pledge commit vote: enabled</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6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game </w:t>
      </w:r>
      <w:ins w:author="Lewis Hammond" w:id="6" w:date="2026-03-29T10:11:57Z">
        <w:r w:rsidDel="00000000" w:rsidR="00000000" w:rsidRPr="00000000">
          <w:rPr>
            <w:rFonts w:ascii="Courier New" w:cs="Courier New" w:eastAsia="Courier New" w:hAnsi="Courier New"/>
            <w:b w:val="1"/>
            <w:bCs w:val="1"/>
            <w:color w:val="657b83"/>
            <w:sz w:val="18"/>
            <w:szCs w:val="18"/>
            <w:rtl w:val="0"/>
          </w:rPr>
          <w:t xml:space="preserve">will</w:t>
        </w:r>
      </w:ins>
      <w:del w:author="Lewis Hammond" w:id="6" w:date="2026-03-29T10:11:57Z">
        <w:r w:rsidDel="00000000" w:rsidR="00000000" w:rsidRPr="00000000">
          <w:rPr>
            <w:rFonts w:ascii="Courier New" w:cs="Courier New" w:eastAsia="Courier New" w:hAnsi="Courier New"/>
            <w:b w:val="1"/>
            <w:bCs w:val="1"/>
            <w:color w:val="657b83"/>
            <w:sz w:val="18"/>
            <w:szCs w:val="18"/>
            <w:rtl w:val="0"/>
          </w:rPr>
          <w:delText xml:space="preserve">may</w:delText>
        </w:r>
      </w:del>
      <w:r w:rsidDel="00000000" w:rsidR="00000000" w:rsidRPr="00000000">
        <w:rPr>
          <w:rFonts w:ascii="Courier New" w:cs="Courier New" w:eastAsia="Courier New" w:hAnsi="Courier New"/>
          <w:b w:val="1"/>
          <w:bCs w:val="1"/>
          <w:color w:val="657b83"/>
          <w:sz w:val="18"/>
          <w:szCs w:val="18"/>
          <w:rtl w:val="0"/>
        </w:rPr>
        <w:t xml:space="preserve"> end early if participants reach unanimous commit vote (yay) on current pledges</w:t>
      </w:r>
    </w:p>
    <w:p w:rsidR="00000000" w:rsidDel="00000000" w:rsidP="00000000" w:rsidRDefault="00000000" w:rsidRPr="00000000" w14:paraId="00000363">
      <w:pPr>
        <w:shd w:fill="fdf6e3" w:val="clear"/>
        <w:spacing w:line="360" w:lineRule="auto"/>
        <w:rPr>
          <w:rFonts w:ascii="Courier New" w:cs="Courier New" w:eastAsia="Courier New" w:hAnsi="Courier New"/>
          <w:b w:val="1"/>
          <w:bCs w:val="1"/>
          <w:color w:val="657b83"/>
          <w:sz w:val="18"/>
          <w:szCs w:val="18"/>
        </w:rPr>
      </w:pPr>
      <w:commentRangeStart w:id="41"/>
      <w:r w:rsidDel="00000000" w:rsidR="00000000" w:rsidRPr="00000000">
        <w:rPr>
          <w:rFonts w:ascii="Courier New" w:cs="Courier New" w:eastAsia="Courier New" w:hAnsi="Courier New"/>
          <w:b w:val="1"/>
          <w:bCs w:val="1"/>
          <w:color w:val="657b83"/>
          <w:sz w:val="18"/>
          <w:szCs w:val="18"/>
          <w:rtl w:val="0"/>
        </w:rPr>
        <w:t xml:space="preserve">- The game also ends early if all participants submit identical pledges for 2 consecutive rounds (legacy convergence)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36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goal: maximize your utility by strategically choosing contributions</w:t>
      </w:r>
    </w:p>
    <w:p w:rsidR="00000000" w:rsidDel="00000000" w:rsidP="00000000" w:rsidRDefault="00000000" w:rsidRPr="00000000" w14:paraId="0000036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6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**BUDGET CONSTRAINT:**</w:t>
      </w:r>
    </w:p>
    <w:p w:rsidR="00000000" w:rsidDel="00000000" w:rsidP="00000000" w:rsidRDefault="00000000" w:rsidRPr="00000000" w14:paraId="0000036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combined budgets of all participants may NOT be sufficient to fund all projects</w:t>
      </w:r>
    </w:p>
    <w:p w:rsidR="00000000" w:rsidDel="00000000" w:rsidP="00000000" w:rsidRDefault="00000000" w:rsidRPr="00000000" w14:paraId="0000036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 MUST prioritize — </w:t>
      </w:r>
      <w:commentRangeStart w:id="42"/>
      <w:r w:rsidDel="00000000" w:rsidR="00000000" w:rsidRPr="00000000">
        <w:rPr>
          <w:rFonts w:ascii="Courier New" w:cs="Courier New" w:eastAsia="Courier New" w:hAnsi="Courier New"/>
          <w:b w:val="1"/>
          <w:bCs w:val="1"/>
          <w:color w:val="657b83"/>
          <w:sz w:val="18"/>
          <w:szCs w:val="18"/>
          <w:rtl w:val="0"/>
        </w:rPr>
        <w:t xml:space="preserve">coordinate on a subset of projects you can collectively afford to fully fund</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36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6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w:t>
      </w:r>
      <w:commentRangeStart w:id="43"/>
      <w:r w:rsidDel="00000000" w:rsidR="00000000" w:rsidRPr="00000000">
        <w:rPr>
          <w:rFonts w:ascii="Courier New" w:cs="Courier New" w:eastAsia="Courier New" w:hAnsi="Courier New"/>
          <w:b w:val="1"/>
          <w:bCs w:val="1"/>
          <w:color w:val="657b83"/>
          <w:sz w:val="18"/>
          <w:szCs w:val="18"/>
          <w:rtl w:val="0"/>
        </w:rPr>
        <w:t xml:space="preserve">acknowledge</w:t>
      </w:r>
      <w:commentRangeEnd w:id="43"/>
      <w:r w:rsidDel="00000000" w:rsidR="00000000" w:rsidRPr="00000000">
        <w:commentReference w:id="43"/>
      </w:r>
      <w:r w:rsidDel="00000000" w:rsidR="00000000" w:rsidRPr="00000000">
        <w:rPr>
          <w:rFonts w:ascii="Courier New" w:cs="Courier New" w:eastAsia="Courier New" w:hAnsi="Courier New"/>
          <w:b w:val="1"/>
          <w:bCs w:val="1"/>
          <w:color w:val="657b83"/>
          <w:sz w:val="18"/>
          <w:szCs w:val="18"/>
          <w:rtl w:val="0"/>
        </w:rPr>
        <w:t xml:space="preserve"> that you understand these rules and are ready to participate!</w:t>
      </w:r>
    </w:p>
    <w:p w:rsidR="00000000" w:rsidDel="00000000" w:rsidP="00000000" w:rsidRDefault="00000000" w:rsidRPr="00000000" w14:paraId="0000036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6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6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6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6F">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3.2 Preference Assignment Prompt</w:t>
      </w:r>
    </w:p>
    <w:p w:rsidR="00000000" w:rsidDel="00000000" w:rsidP="00000000" w:rsidRDefault="00000000" w:rsidRPr="00000000" w14:paraId="0000037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71">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37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7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37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7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`{agent_id}`</w:t>
      </w:r>
      <w:r w:rsidDel="00000000" w:rsidR="00000000" w:rsidRPr="00000000">
        <w:rPr>
          <w:rFonts w:ascii="Courier New" w:cs="Courier New" w:eastAsia="Courier New" w:hAnsi="Courier New"/>
          <w:b w:val="1"/>
          <w:bCs w:val="1"/>
          <w:color w:val="657b83"/>
          <w:sz w:val="18"/>
          <w:szCs w:val="18"/>
          <w:rtl w:val="0"/>
        </w:rPr>
        <w:t xml:space="preserve"> | This agent's model/role identifier | </w:t>
      </w:r>
      <w:r w:rsidDel="00000000" w:rsidR="00000000" w:rsidRPr="00000000">
        <w:rPr>
          <w:rFonts w:ascii="Courier New" w:cs="Courier New" w:eastAsia="Courier New" w:hAnsi="Courier New"/>
          <w:b w:val="1"/>
          <w:bCs w:val="1"/>
          <w:color w:val="2aa198"/>
          <w:sz w:val="18"/>
          <w:szCs w:val="18"/>
          <w:rtl w:val="0"/>
        </w:rPr>
        <w:t xml:space="preserve">`</w:t>
      </w:r>
      <w:commentRangeStart w:id="44"/>
      <w:r w:rsidDel="00000000" w:rsidR="00000000" w:rsidRPr="00000000">
        <w:rPr>
          <w:rFonts w:ascii="Courier New" w:cs="Courier New" w:eastAsia="Courier New" w:hAnsi="Courier New"/>
          <w:b w:val="1"/>
          <w:bCs w:val="1"/>
          <w:color w:val="2aa198"/>
          <w:sz w:val="18"/>
          <w:szCs w:val="18"/>
          <w:rtl w:val="0"/>
        </w:rPr>
        <w:t xml:space="preserve">o3-mini-high</w:t>
      </w:r>
      <w:commentRangeEnd w:id="44"/>
      <w:r w:rsidDel="00000000" w:rsidR="00000000" w:rsidRPr="00000000">
        <w:commentReference w:id="44"/>
      </w:r>
      <w:r w:rsidDel="00000000" w:rsidR="00000000" w:rsidRPr="00000000">
        <w:rPr>
          <w:rFonts w:ascii="Courier New" w:cs="Courier New" w:eastAsia="Courier New" w:hAnsi="Courier New"/>
          <w:b w:val="1"/>
          <w:bCs w:val="1"/>
          <w:color w:val="2aa198"/>
          <w:sz w:val="18"/>
          <w:szCs w:val="18"/>
          <w:rtl w:val="0"/>
        </w:rPr>
        <w:t xml:space="preserve">`</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`{budget:.2f}`</w:t>
      </w:r>
      <w:r w:rsidDel="00000000" w:rsidR="00000000" w:rsidRPr="00000000">
        <w:rPr>
          <w:rFonts w:ascii="Courier New" w:cs="Courier New" w:eastAsia="Courier New" w:hAnsi="Courier New"/>
          <w:b w:val="1"/>
          <w:bCs w:val="1"/>
          <w:color w:val="657b83"/>
          <w:sz w:val="18"/>
          <w:szCs w:val="18"/>
          <w:rtl w:val="0"/>
        </w:rPr>
        <w:t xml:space="preserve"> | This agent's total contribution budget | </w:t>
      </w:r>
      <w:r w:rsidDel="00000000" w:rsidR="00000000" w:rsidRPr="00000000">
        <w:rPr>
          <w:rFonts w:ascii="Courier New" w:cs="Courier New" w:eastAsia="Courier New" w:hAnsi="Courier New"/>
          <w:b w:val="1"/>
          <w:bCs w:val="1"/>
          <w:color w:val="2aa198"/>
          <w:sz w:val="18"/>
          <w:szCs w:val="18"/>
          <w:rtl w:val="0"/>
        </w:rPr>
        <w:t xml:space="preserve">`73.11`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per-project lines | Name, cost, valuation, priority label | </w:t>
      </w:r>
      <w:r w:rsidDel="00000000" w:rsidR="00000000" w:rsidRPr="00000000">
        <w:rPr>
          <w:rFonts w:ascii="Courier New" w:cs="Courier New" w:eastAsia="Courier New" w:hAnsi="Courier New"/>
          <w:b w:val="1"/>
          <w:bCs w:val="1"/>
          <w:color w:val="2aa198"/>
          <w:sz w:val="18"/>
          <w:szCs w:val="18"/>
          <w:rtl w:val="0"/>
        </w:rPr>
        <w:t xml:space="preserve">`</w:t>
      </w:r>
      <w:commentRangeStart w:id="45"/>
      <w:commentRangeStart w:id="46"/>
      <w:r w:rsidDel="00000000" w:rsidR="00000000" w:rsidRPr="00000000">
        <w:rPr>
          <w:rFonts w:ascii="Courier New" w:cs="Courier New" w:eastAsia="Courier New" w:hAnsi="Courier New"/>
          <w:b w:val="1"/>
          <w:bCs w:val="1"/>
          <w:color w:val="2aa198"/>
          <w:sz w:val="18"/>
          <w:szCs w:val="18"/>
          <w:rtl w:val="0"/>
        </w:rPr>
        <w:t xml:space="preserve">Project Alpha</w:t>
      </w:r>
      <w:commentRangeEnd w:id="45"/>
      <w:r w:rsidDel="00000000" w:rsidR="00000000" w:rsidRPr="00000000">
        <w:commentReference w:id="45"/>
      </w:r>
      <w:commentRangeEnd w:id="46"/>
      <w:r w:rsidDel="00000000" w:rsidR="00000000" w:rsidRPr="00000000">
        <w:commentReference w:id="46"/>
      </w:r>
      <w:r w:rsidDel="00000000" w:rsidR="00000000" w:rsidRPr="00000000">
        <w:rPr>
          <w:rFonts w:ascii="Courier New" w:cs="Courier New" w:eastAsia="Courier New" w:hAnsi="Courier New"/>
          <w:b w:val="1"/>
          <w:bCs w:val="1"/>
          <w:color w:val="2aa198"/>
          <w:sz w:val="18"/>
          <w:szCs w:val="18"/>
          <w:rtl w:val="0"/>
        </w:rPr>
        <w:t xml:space="preserve"> (cost: 28.50): Your valuation = 42.30 (HIGH priority)`</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`{sum(valuations):.2f}`</w:t>
      </w:r>
      <w:r w:rsidDel="00000000" w:rsidR="00000000" w:rsidRPr="00000000">
        <w:rPr>
          <w:rFonts w:ascii="Courier New" w:cs="Courier New" w:eastAsia="Courier New" w:hAnsi="Courier New"/>
          <w:b w:val="1"/>
          <w:bCs w:val="1"/>
          <w:color w:val="657b83"/>
          <w:sz w:val="18"/>
          <w:szCs w:val="18"/>
          <w:rtl w:val="0"/>
        </w:rPr>
        <w:t xml:space="preserve"> | Sum of all valuations (always 100.00) | </w:t>
      </w:r>
      <w:r w:rsidDel="00000000" w:rsidR="00000000" w:rsidRPr="00000000">
        <w:rPr>
          <w:rFonts w:ascii="Courier New" w:cs="Courier New" w:eastAsia="Courier New" w:hAnsi="Courier New"/>
          <w:b w:val="1"/>
          <w:bCs w:val="1"/>
          <w:color w:val="2aa198"/>
          <w:sz w:val="18"/>
          <w:szCs w:val="18"/>
          <w:rtl w:val="0"/>
        </w:rPr>
        <w:t xml:space="preserve">`100.00`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`{total_cost:.2f}`</w:t>
      </w:r>
      <w:r w:rsidDel="00000000" w:rsidR="00000000" w:rsidRPr="00000000">
        <w:rPr>
          <w:rFonts w:ascii="Courier New" w:cs="Courier New" w:eastAsia="Courier New" w:hAnsi="Courier New"/>
          <w:b w:val="1"/>
          <w:bCs w:val="1"/>
          <w:color w:val="657b83"/>
          <w:sz w:val="18"/>
          <w:szCs w:val="18"/>
          <w:rtl w:val="0"/>
        </w:rPr>
        <w:t xml:space="preserve"> | Sum of all project costs | </w:t>
      </w:r>
      <w:r w:rsidDel="00000000" w:rsidR="00000000" w:rsidRPr="00000000">
        <w:rPr>
          <w:rFonts w:ascii="Courier New" w:cs="Courier New" w:eastAsia="Courier New" w:hAnsi="Courier New"/>
          <w:b w:val="1"/>
          <w:bCs w:val="1"/>
          <w:color w:val="2aa198"/>
          <w:sz w:val="18"/>
          <w:szCs w:val="18"/>
          <w:rtl w:val="0"/>
        </w:rPr>
        <w:t xml:space="preserve">`146.20`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`{total_budget:.2f}`</w:t>
      </w:r>
      <w:r w:rsidDel="00000000" w:rsidR="00000000" w:rsidRPr="00000000">
        <w:rPr>
          <w:rFonts w:ascii="Courier New" w:cs="Courier New" w:eastAsia="Courier New" w:hAnsi="Courier New"/>
          <w:b w:val="1"/>
          <w:bCs w:val="1"/>
          <w:color w:val="657b83"/>
          <w:sz w:val="18"/>
          <w:szCs w:val="18"/>
          <w:rtl w:val="0"/>
        </w:rPr>
        <w:t xml:space="preserve"> | Sum of budgets across all agents | </w:t>
      </w:r>
      <w:r w:rsidDel="00000000" w:rsidR="00000000" w:rsidRPr="00000000">
        <w:rPr>
          <w:rFonts w:ascii="Courier New" w:cs="Courier New" w:eastAsia="Courier New" w:hAnsi="Courier New"/>
          <w:b w:val="1"/>
          <w:bCs w:val="1"/>
          <w:color w:val="2aa198"/>
          <w:sz w:val="18"/>
          <w:szCs w:val="18"/>
          <w:rtl w:val="0"/>
        </w:rPr>
        <w:t xml:space="preserve">`73.11`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`{_coverage}`</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`round(total_budget / total_cost * 100)`</w:t>
      </w:r>
      <w:r w:rsidDel="00000000" w:rsidR="00000000" w:rsidRPr="00000000">
        <w:rPr>
          <w:rFonts w:ascii="Courier New" w:cs="Courier New" w:eastAsia="Courier New" w:hAnsi="Courier New"/>
          <w:b w:val="1"/>
          <w:bCs w:val="1"/>
          <w:color w:val="657b83"/>
          <w:sz w:val="18"/>
          <w:szCs w:val="18"/>
          <w:rtl w:val="0"/>
        </w:rPr>
        <w:t xml:space="preserve"> — collective % of costs covered | </w:t>
      </w:r>
      <w:r w:rsidDel="00000000" w:rsidR="00000000" w:rsidRPr="00000000">
        <w:rPr>
          <w:rFonts w:ascii="Courier New" w:cs="Courier New" w:eastAsia="Courier New" w:hAnsi="Courier New"/>
          <w:b w:val="1"/>
          <w:bCs w:val="1"/>
          <w:color w:val="2aa198"/>
          <w:sz w:val="18"/>
          <w:szCs w:val="18"/>
          <w:rtl w:val="0"/>
        </w:rPr>
        <w:t xml:space="preserve">`50`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7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7D">
      <w:pPr>
        <w:shd w:fill="fdf6e3" w:val="clear"/>
        <w:spacing w:line="360" w:lineRule="auto"/>
        <w:rPr>
          <w:rFonts w:ascii="Courier New" w:cs="Courier New" w:eastAsia="Courier New" w:hAnsi="Courier New"/>
          <w:b w:val="1"/>
          <w:bCs w:val="1"/>
          <w:i w:val="1"/>
          <w:iCs w:val="1"/>
          <w:color w:val="d33682"/>
          <w:sz w:val="18"/>
          <w:szCs w:val="18"/>
        </w:rPr>
      </w:pPr>
      <w:commentRangeStart w:id="47"/>
      <w:r w:rsidDel="00000000" w:rsidR="00000000" w:rsidRPr="00000000">
        <w:rPr>
          <w:rFonts w:ascii="Fira Mono" w:cs="Fira Mono" w:eastAsia="Fira Mono" w:hAnsi="Fira Mono"/>
          <w:b w:val="1"/>
          <w:bCs w:val="1"/>
          <w:color w:val="657b83"/>
          <w:sz w:val="18"/>
          <w:szCs w:val="18"/>
          <w:rtl w:val="0"/>
        </w:rPr>
        <w:t xml:space="preserve">Priority thresholds: &gt; 30 → </w:t>
      </w:r>
      <w:r w:rsidDel="00000000" w:rsidR="00000000" w:rsidRPr="00000000">
        <w:rPr>
          <w:rFonts w:ascii="Courier New" w:cs="Courier New" w:eastAsia="Courier New" w:hAnsi="Courier New"/>
          <w:b w:val="1"/>
          <w:bCs w:val="1"/>
          <w:color w:val="d33682"/>
          <w:sz w:val="18"/>
          <w:szCs w:val="18"/>
          <w:rtl w:val="0"/>
        </w:rPr>
        <w:t xml:space="preserve">**HIGH**</w:t>
      </w:r>
      <w:r w:rsidDel="00000000" w:rsidR="00000000" w:rsidRPr="00000000">
        <w:rPr>
          <w:rFonts w:ascii="Fira Mono" w:cs="Fira Mono" w:eastAsia="Fira Mono" w:hAnsi="Fira Mono"/>
          <w:b w:val="1"/>
          <w:bCs w:val="1"/>
          <w:color w:val="657b83"/>
          <w:sz w:val="18"/>
          <w:szCs w:val="18"/>
          <w:rtl w:val="0"/>
        </w:rPr>
        <w:t xml:space="preserve">, &gt; 15 → </w:t>
      </w:r>
      <w:r w:rsidDel="00000000" w:rsidR="00000000" w:rsidRPr="00000000">
        <w:rPr>
          <w:rFonts w:ascii="Courier New" w:cs="Courier New" w:eastAsia="Courier New" w:hAnsi="Courier New"/>
          <w:b w:val="1"/>
          <w:bCs w:val="1"/>
          <w:color w:val="d33682"/>
          <w:sz w:val="18"/>
          <w:szCs w:val="18"/>
          <w:rtl w:val="0"/>
        </w:rPr>
        <w:t xml:space="preserve">**Medium**</w:t>
      </w:r>
      <w:r w:rsidDel="00000000" w:rsidR="00000000" w:rsidRPr="00000000">
        <w:rPr>
          <w:rFonts w:ascii="Gungsuh" w:cs="Gungsuh" w:eastAsia="Gungsuh" w:hAnsi="Gungsuh"/>
          <w:b w:val="1"/>
          <w:bCs w:val="1"/>
          <w:color w:val="657b83"/>
          <w:sz w:val="18"/>
          <w:szCs w:val="18"/>
          <w:rtl w:val="0"/>
        </w:rPr>
        <w:t xml:space="preserve">, ≤ 15 → </w:t>
      </w:r>
      <w:r w:rsidDel="00000000" w:rsidR="00000000" w:rsidRPr="00000000">
        <w:rPr>
          <w:rFonts w:ascii="Courier New" w:cs="Courier New" w:eastAsia="Courier New" w:hAnsi="Courier New"/>
          <w:b w:val="1"/>
          <w:bCs w:val="1"/>
          <w:i w:val="1"/>
          <w:iCs w:val="1"/>
          <w:color w:val="d33682"/>
          <w:sz w:val="18"/>
          <w:szCs w:val="18"/>
          <w:rtl w:val="0"/>
        </w:rPr>
        <w:t xml:space="preserve">*Low*</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37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7F">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(example: 5 projects, 2 agents, σ=0.5)**</w:t>
      </w:r>
    </w:p>
    <w:p w:rsidR="00000000" w:rsidDel="00000000" w:rsidP="00000000" w:rsidRDefault="00000000" w:rsidRPr="00000000" w14:paraId="0000038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8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8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CONFIDENTIAL: Your Co-Funding Preferences</w:t>
      </w:r>
    </w:p>
    <w:p w:rsidR="00000000" w:rsidDel="00000000" w:rsidP="00000000" w:rsidRDefault="00000000" w:rsidRPr="00000000" w14:paraId="0000038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8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o3-mini-high, you have been assigned the following:</w:t>
      </w:r>
    </w:p>
    <w:p w:rsidR="00000000" w:rsidDel="00000000" w:rsidP="00000000" w:rsidRDefault="00000000" w:rsidRPr="00000000" w14:paraId="0000038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8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BUDGET:** 36.55 (maximum total you can contribute across all projects)</w:t>
      </w:r>
    </w:p>
    <w:p w:rsidR="00000000" w:rsidDel="00000000" w:rsidP="00000000" w:rsidRDefault="00000000" w:rsidRPr="00000000" w14:paraId="0000038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8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**PROJECT DETAILS AND YOUR VALUATIONS:**</w:t>
      </w:r>
    </w:p>
    <w:p w:rsidR="00000000" w:rsidDel="00000000" w:rsidP="00000000" w:rsidRDefault="00000000" w:rsidRPr="00000000" w14:paraId="0000038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(cost: 28.50): Your valuation = 42.30 (HIGH priority)</w:t>
      </w:r>
    </w:p>
    <w:p w:rsidR="00000000" w:rsidDel="00000000" w:rsidP="00000000" w:rsidRDefault="00000000" w:rsidRPr="00000000" w14:paraId="0000038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(cost: 35.20): Your valuation = 28.40 (Medium priority)</w:t>
      </w:r>
    </w:p>
    <w:p w:rsidR="00000000" w:rsidDel="00000000" w:rsidP="00000000" w:rsidRDefault="00000000" w:rsidRPr="00000000" w14:paraId="0000038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(cost: 22.10): Your valuation = 12.60 (Low priority)</w:t>
      </w:r>
    </w:p>
    <w:p w:rsidR="00000000" w:rsidDel="00000000" w:rsidP="00000000" w:rsidRDefault="00000000" w:rsidRPr="00000000" w14:paraId="0000038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(cost: 40.80): Your valuation = 9.80 (Low priority)</w:t>
      </w:r>
    </w:p>
    <w:p w:rsidR="00000000" w:rsidDel="00000000" w:rsidP="00000000" w:rsidRDefault="00000000" w:rsidRPr="00000000" w14:paraId="0000038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(cost: 19.60): Your valuation = 6.90 (Low priority)</w:t>
      </w:r>
    </w:p>
    <w:p w:rsidR="00000000" w:rsidDel="00000000" w:rsidP="00000000" w:rsidRDefault="00000000" w:rsidRPr="00000000" w14:paraId="0000038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8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**TOTAL VALUATIONS:** 100.00</w:t>
      </w:r>
    </w:p>
    <w:p w:rsidR="00000000" w:rsidDel="00000000" w:rsidP="00000000" w:rsidRDefault="00000000" w:rsidRPr="00000000" w14:paraId="0000039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**TOTAL PROJECT COSTS:** 146.20</w:t>
      </w:r>
    </w:p>
    <w:p w:rsidR="00000000" w:rsidDel="00000000" w:rsidP="00000000" w:rsidRDefault="00000000" w:rsidRPr="00000000" w14:paraId="0000039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**TOTAL BUDGET (all participants):** 73.11</w:t>
      </w:r>
    </w:p>
    <w:p w:rsidR="00000000" w:rsidDel="00000000" w:rsidP="00000000" w:rsidRDefault="00000000" w:rsidRPr="00000000" w14:paraId="0000039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**COLLECTIVE COVERAGE:** 50% of total project costs — you cannot fund all projects; coordinate on a subset</w:t>
      </w:r>
    </w:p>
    <w:p w:rsidR="00000000" w:rsidDel="00000000" w:rsidP="00000000" w:rsidRDefault="00000000" w:rsidRPr="00000000" w14:paraId="0000039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9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**HOW YOUR UTILITY IS COMPUTED:**</w:t>
      </w:r>
    </w:p>
    <w:p w:rsidR="00000000" w:rsidDel="00000000" w:rsidP="00000000" w:rsidRDefault="00000000" w:rsidRPr="00000000" w14:paraId="0000039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Gungsuh" w:cs="Gungsuh" w:eastAsia="Gungsuh" w:hAnsi="Gungsuh"/>
          <w:b w:val="1"/>
          <w:bCs w:val="1"/>
          <w:color w:val="657b83"/>
          <w:sz w:val="18"/>
          <w:szCs w:val="18"/>
          <w:rtl w:val="0"/>
        </w:rPr>
        <w:t xml:space="preserve">- For each FUNDED project: your_utility = your_valuation − your_contribution (negative if you over-contribute)</w:t>
      </w:r>
    </w:p>
    <w:p w:rsidR="00000000" w:rsidDel="00000000" w:rsidP="00000000" w:rsidRDefault="00000000" w:rsidRPr="00000000" w14:paraId="0000039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For UNFUNDED projects: your contribution is refunded at end of game, </w:t>
      </w:r>
      <w:commentRangeStart w:id="48"/>
      <w:r w:rsidDel="00000000" w:rsidR="00000000" w:rsidRPr="00000000">
        <w:rPr>
          <w:rFonts w:ascii="Courier New" w:cs="Courier New" w:eastAsia="Courier New" w:hAnsi="Courier New"/>
          <w:b w:val="1"/>
          <w:bCs w:val="1"/>
          <w:color w:val="657b83"/>
          <w:sz w:val="18"/>
          <w:szCs w:val="18"/>
          <w:rtl w:val="0"/>
        </w:rPr>
        <w:t xml:space="preserve">but within a round money pledged to one project cannot be reallocated to another</w:t>
      </w:r>
      <w:commentRangeEnd w:id="48"/>
      <w:r w:rsidDel="00000000" w:rsidR="00000000" w:rsidRPr="00000000">
        <w:commentReference w:id="48"/>
      </w:r>
      <w:r w:rsidDel="00000000" w:rsidR="00000000" w:rsidRPr="00000000">
        <w:rPr>
          <w:rFonts w:ascii="Courier New" w:cs="Courier New" w:eastAsia="Courier New" w:hAnsi="Courier New"/>
          <w:b w:val="1"/>
          <w:bCs w:val="1"/>
          <w:color w:val="657b83"/>
          <w:sz w:val="18"/>
          <w:szCs w:val="18"/>
          <w:rtl w:val="0"/>
        </w:rPr>
        <w:t xml:space="preserve"> — choose carefully and coordinate to ensure your highest-value projects get funded</w:t>
      </w:r>
    </w:p>
    <w:p w:rsidR="00000000" w:rsidDel="00000000" w:rsidP="00000000" w:rsidRDefault="00000000" w:rsidRPr="00000000" w14:paraId="0000039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Gungsuh" w:cs="Gungsuh" w:eastAsia="Gungsuh" w:hAnsi="Gungsuh"/>
          <w:b w:val="1"/>
          <w:bCs w:val="1"/>
          <w:color w:val="657b83"/>
          <w:sz w:val="18"/>
          <w:szCs w:val="18"/>
          <w:rtl w:val="0"/>
        </w:rPr>
        <w:t xml:space="preserve">- Total utility = sum of (valuation − contribution) across ALL funded projects, including projects funded entirely by others (where your contribution = 0, giving you full valuation as free utility)</w:t>
      </w:r>
    </w:p>
    <w:p w:rsidR="00000000" w:rsidDel="00000000" w:rsidP="00000000" w:rsidRDefault="00000000" w:rsidRPr="00000000" w14:paraId="0000039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9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INSIGHT:**</w:t>
      </w:r>
    </w:p>
    <w:p w:rsidR="00000000" w:rsidDel="00000000" w:rsidP="00000000" w:rsidRDefault="00000000" w:rsidRPr="00000000" w14:paraId="0000039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Focus contributions on projects you value highly</w:t>
      </w:r>
    </w:p>
    <w:p w:rsidR="00000000" w:rsidDel="00000000" w:rsidP="00000000" w:rsidRDefault="00000000" w:rsidRPr="00000000" w14:paraId="0000039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Coordinate with others to meet project cost thresholds</w:t>
      </w:r>
    </w:p>
    <w:p w:rsidR="00000000" w:rsidDel="00000000" w:rsidP="00000000" w:rsidRDefault="00000000" w:rsidRPr="00000000" w14:paraId="0000039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Don't over-contribute to projects others will fund</w:t>
      </w:r>
    </w:p>
    <w:p w:rsidR="00000000" w:rsidDel="00000000" w:rsidP="00000000" w:rsidRDefault="00000000" w:rsidRPr="00000000" w14:paraId="0000039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9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acknowledge that you understand your preferences and budget.</w:t>
      </w:r>
    </w:p>
    <w:p w:rsidR="00000000" w:rsidDel="00000000" w:rsidP="00000000" w:rsidRDefault="00000000" w:rsidRPr="00000000" w14:paraId="0000039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A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A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A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A3">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3.3 Discussion Prompt</w:t>
      </w:r>
    </w:p>
    <w:p w:rsidR="00000000" w:rsidDel="00000000" w:rsidP="00000000" w:rsidRDefault="00000000" w:rsidRPr="00000000" w14:paraId="000003A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A5">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Case A — Round 1, first speaker (no prior history)</w:t>
      </w:r>
    </w:p>
    <w:p w:rsidR="00000000" w:rsidDel="00000000" w:rsidP="00000000" w:rsidRDefault="00000000" w:rsidRPr="00000000" w14:paraId="000003A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A7">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3A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A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3A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A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A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A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`{status_text}`</w:t>
      </w:r>
      <w:r w:rsidDel="00000000" w:rsidR="00000000" w:rsidRPr="00000000">
        <w:rPr>
          <w:rFonts w:ascii="Courier New" w:cs="Courier New" w:eastAsia="Courier New" w:hAnsi="Courier New"/>
          <w:b w:val="1"/>
          <w:bCs w:val="1"/>
          <w:color w:val="657b83"/>
          <w:sz w:val="18"/>
          <w:szCs w:val="18"/>
          <w:rtl w:val="0"/>
        </w:rPr>
        <w:t xml:space="preserve"> | Per-project status lines (varies by transparency mode — see below) | </w:t>
      </w:r>
      <w:r w:rsidDel="00000000" w:rsidR="00000000" w:rsidRPr="00000000">
        <w:rPr>
          <w:rFonts w:ascii="Courier New" w:cs="Courier New" w:eastAsia="Courier New" w:hAnsi="Courier New"/>
          <w:b w:val="1"/>
          <w:bCs w:val="1"/>
          <w:color w:val="2aa198"/>
          <w:sz w:val="18"/>
          <w:szCs w:val="18"/>
          <w:rtl w:val="0"/>
        </w:rPr>
        <w:t xml:space="preserve">`Project Alpha: needs 28.50 more (aggregate=0.00 / cost=28.50)`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A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`{funded_projects}`</w:t>
      </w:r>
      <w:r w:rsidDel="00000000" w:rsidR="00000000" w:rsidRPr="00000000">
        <w:rPr>
          <w:rFonts w:ascii="Courier New" w:cs="Courier New" w:eastAsia="Courier New" w:hAnsi="Courier New"/>
          <w:b w:val="1"/>
          <w:bCs w:val="1"/>
          <w:color w:val="657b83"/>
          <w:sz w:val="18"/>
          <w:szCs w:val="18"/>
          <w:rtl w:val="0"/>
        </w:rPr>
        <w:t xml:space="preserve"> | List of funded project names or "None" | </w:t>
      </w:r>
      <w:r w:rsidDel="00000000" w:rsidR="00000000" w:rsidRPr="00000000">
        <w:rPr>
          <w:rFonts w:ascii="Courier New" w:cs="Courier New" w:eastAsia="Courier New" w:hAnsi="Courier New"/>
          <w:b w:val="1"/>
          <w:bCs w:val="1"/>
          <w:color w:val="2aa198"/>
          <w:sz w:val="18"/>
          <w:szCs w:val="18"/>
          <w:rtl w:val="0"/>
        </w:rPr>
        <w:t xml:space="preserve">`None`</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A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B0">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(aggregate transparency mode, round 1)**</w:t>
      </w:r>
    </w:p>
    <w:p w:rsidR="00000000" w:rsidDel="00000000" w:rsidP="00000000" w:rsidRDefault="00000000" w:rsidRPr="00000000" w14:paraId="000003B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B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B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PHASE - Round 1/5</w:t>
      </w:r>
    </w:p>
    <w:p w:rsidR="00000000" w:rsidDel="00000000" w:rsidP="00000000" w:rsidRDefault="00000000" w:rsidRPr="00000000" w14:paraId="000003B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B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PROJECT STATUS:**</w:t>
      </w:r>
    </w:p>
    <w:p w:rsidR="00000000" w:rsidDel="00000000" w:rsidP="00000000" w:rsidRDefault="00000000" w:rsidRPr="00000000" w14:paraId="000003B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needs 28.50 more (aggregate=0.00 / cost=28.50)</w:t>
      </w:r>
    </w:p>
    <w:p w:rsidR="00000000" w:rsidDel="00000000" w:rsidP="00000000" w:rsidRDefault="00000000" w:rsidRPr="00000000" w14:paraId="000003B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needs 35.20 more (aggregate=0.00 / cost=35.20)</w:t>
      </w:r>
    </w:p>
    <w:p w:rsidR="00000000" w:rsidDel="00000000" w:rsidP="00000000" w:rsidRDefault="00000000" w:rsidRPr="00000000" w14:paraId="000003B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needs 22.10 more (aggregate=0.00 / cost=22.10)</w:t>
      </w:r>
    </w:p>
    <w:p w:rsidR="00000000" w:rsidDel="00000000" w:rsidP="00000000" w:rsidRDefault="00000000" w:rsidRPr="00000000" w14:paraId="000003B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needs 40.80 more (aggregate=0.00 / cost=40.80)</w:t>
      </w:r>
    </w:p>
    <w:p w:rsidR="00000000" w:rsidDel="00000000" w:rsidP="00000000" w:rsidRDefault="00000000" w:rsidRPr="00000000" w14:paraId="000003B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needs 19.60 more (aggregate=0.00 / cost=19.60)</w:t>
      </w:r>
    </w:p>
    <w:p w:rsidR="00000000" w:rsidDel="00000000" w:rsidP="00000000" w:rsidRDefault="00000000" w:rsidRPr="00000000" w14:paraId="000003B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B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**Funded projects:** None</w:t>
      </w:r>
    </w:p>
    <w:p w:rsidR="00000000" w:rsidDel="00000000" w:rsidP="00000000" w:rsidRDefault="00000000" w:rsidRPr="00000000" w14:paraId="000003B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B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OBJECTIVES:**</w:t>
      </w:r>
    </w:p>
    <w:p w:rsidR="00000000" w:rsidDel="00000000" w:rsidP="00000000" w:rsidRDefault="00000000" w:rsidRPr="00000000" w14:paraId="000003B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Signal which projects you believe are most valuable to fund</w:t>
      </w:r>
    </w:p>
    <w:p w:rsidR="00000000" w:rsidDel="00000000" w:rsidP="00000000" w:rsidRDefault="00000000" w:rsidRPr="00000000" w14:paraId="000003C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Understand other participants' priorities</w:t>
      </w:r>
    </w:p>
    <w:p w:rsidR="00000000" w:rsidDel="00000000" w:rsidP="00000000" w:rsidRDefault="00000000" w:rsidRPr="00000000" w14:paraId="000003C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Coordinate to avoid spreading contributions too thin</w:t>
      </w:r>
    </w:p>
    <w:p w:rsidR="00000000" w:rsidDel="00000000" w:rsidP="00000000" w:rsidRDefault="00000000" w:rsidRPr="00000000" w14:paraId="000003C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Identify projects with enough collective support to be funded</w:t>
      </w:r>
    </w:p>
    <w:p w:rsidR="00000000" w:rsidDel="00000000" w:rsidP="00000000" w:rsidRDefault="00000000" w:rsidRPr="00000000" w14:paraId="000003C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C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the first to speak. Share your initial thoughts on which projects to prioritize.</w:t>
      </w:r>
    </w:p>
    <w:p w:rsidR="00000000" w:rsidDel="00000000" w:rsidP="00000000" w:rsidRDefault="00000000" w:rsidRPr="00000000" w14:paraId="000003C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C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C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C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C9">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Case B — Any round, with history present</w:t>
      </w:r>
    </w:p>
    <w:p w:rsidR="00000000" w:rsidDel="00000000" w:rsidP="00000000" w:rsidRDefault="00000000" w:rsidRPr="00000000" w14:paraId="000003C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CB">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3C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C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3C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C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D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D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`{status_text}`</w:t>
      </w:r>
      <w:r w:rsidDel="00000000" w:rsidR="00000000" w:rsidRPr="00000000">
        <w:rPr>
          <w:rFonts w:ascii="Courier New" w:cs="Courier New" w:eastAsia="Courier New" w:hAnsi="Courier New"/>
          <w:b w:val="1"/>
          <w:bCs w:val="1"/>
          <w:color w:val="657b83"/>
          <w:sz w:val="18"/>
          <w:szCs w:val="18"/>
          <w:rtl w:val="0"/>
        </w:rPr>
        <w:t xml:space="preserve"> | Per-project status | </w:t>
      </w:r>
      <w:r w:rsidDel="00000000" w:rsidR="00000000" w:rsidRPr="00000000">
        <w:rPr>
          <w:rFonts w:ascii="Courier New" w:cs="Courier New" w:eastAsia="Courier New" w:hAnsi="Courier New"/>
          <w:b w:val="1"/>
          <w:bCs w:val="1"/>
          <w:color w:val="2aa198"/>
          <w:sz w:val="18"/>
          <w:szCs w:val="18"/>
          <w:rtl w:val="0"/>
        </w:rPr>
        <w:t xml:space="preserve">`Project Alpha: FUNDED (aggregate=30.00 &gt;= cost=28.50)`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D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`{funded_projects}`</w:t>
      </w:r>
      <w:r w:rsidDel="00000000" w:rsidR="00000000" w:rsidRPr="00000000">
        <w:rPr>
          <w:rFonts w:ascii="Courier New" w:cs="Courier New" w:eastAsia="Courier New" w:hAnsi="Courier New"/>
          <w:b w:val="1"/>
          <w:bCs w:val="1"/>
          <w:color w:val="657b83"/>
          <w:sz w:val="18"/>
          <w:szCs w:val="18"/>
          <w:rtl w:val="0"/>
        </w:rPr>
        <w:t xml:space="preserve"> | Funded project names | </w:t>
      </w:r>
      <w:r w:rsidDel="00000000" w:rsidR="00000000" w:rsidRPr="00000000">
        <w:rPr>
          <w:rFonts w:ascii="Courier New" w:cs="Courier New" w:eastAsia="Courier New" w:hAnsi="Courier New"/>
          <w:b w:val="1"/>
          <w:bCs w:val="1"/>
          <w:color w:val="2aa198"/>
          <w:sz w:val="18"/>
          <w:szCs w:val="18"/>
          <w:rtl w:val="0"/>
        </w:rPr>
        <w:t xml:space="preserve">`['Project Alpha']`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D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`{extra_transparency_block}`</w:t>
      </w:r>
      <w:r w:rsidDel="00000000" w:rsidR="00000000" w:rsidRPr="00000000">
        <w:rPr>
          <w:rFonts w:ascii="Courier New" w:cs="Courier New" w:eastAsia="Courier New" w:hAnsi="Courier New"/>
          <w:b w:val="1"/>
          <w:bCs w:val="1"/>
          <w:color w:val="657b83"/>
          <w:sz w:val="18"/>
          <w:szCs w:val="18"/>
          <w:rtl w:val="0"/>
        </w:rPr>
        <w:t xml:space="preserve"> | Extra budget/attribution info (non-aggregate modes) | see below |</w:t>
      </w:r>
    </w:p>
    <w:p w:rsidR="00000000" w:rsidDel="00000000" w:rsidP="00000000" w:rsidRDefault="00000000" w:rsidRPr="00000000" w14:paraId="000003D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`{discussion_history}`</w:t>
      </w:r>
      <w:r w:rsidDel="00000000" w:rsidR="00000000" w:rsidRPr="00000000">
        <w:rPr>
          <w:rFonts w:ascii="Courier New" w:cs="Courier New" w:eastAsia="Courier New" w:hAnsi="Courier New"/>
          <w:b w:val="1"/>
          <w:bCs w:val="1"/>
          <w:color w:val="657b83"/>
          <w:sz w:val="18"/>
          <w:szCs w:val="18"/>
          <w:rtl w:val="0"/>
        </w:rPr>
        <w:t xml:space="preserve"> | Prior messages this round | </w:t>
      </w:r>
      <w:r w:rsidDel="00000000" w:rsidR="00000000" w:rsidRPr="00000000">
        <w:rPr>
          <w:rFonts w:ascii="Courier New" w:cs="Courier New" w:eastAsia="Courier New" w:hAnsi="Courier New"/>
          <w:b w:val="1"/>
          <w:bCs w:val="1"/>
          <w:color w:val="2aa198"/>
          <w:sz w:val="18"/>
          <w:szCs w:val="18"/>
          <w:rtl w:val="0"/>
        </w:rPr>
        <w:t xml:space="preserve">`o3-mini-high: "I want to focus on Alpha and Beta."`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3D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D6">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 (own transparency, round 2)**</w:t>
      </w:r>
    </w:p>
    <w:p w:rsidR="00000000" w:rsidDel="00000000" w:rsidP="00000000" w:rsidRDefault="00000000" w:rsidRPr="00000000" w14:paraId="000003D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D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D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PHASE - Round 2/5</w:t>
      </w:r>
    </w:p>
    <w:p w:rsidR="00000000" w:rsidDel="00000000" w:rsidP="00000000" w:rsidRDefault="00000000" w:rsidRPr="00000000" w14:paraId="000003D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D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PROJECT STATUS:**</w:t>
      </w:r>
    </w:p>
    <w:p w:rsidR="00000000" w:rsidDel="00000000" w:rsidP="00000000" w:rsidRDefault="00000000" w:rsidRPr="00000000" w14:paraId="000003D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w:t>
      </w:r>
      <w:commentRangeStart w:id="49"/>
      <w:commentRangeStart w:id="50"/>
      <w:r w:rsidDel="00000000" w:rsidR="00000000" w:rsidRPr="00000000">
        <w:rPr>
          <w:rFonts w:ascii="Courier New" w:cs="Courier New" w:eastAsia="Courier New" w:hAnsi="Courier New"/>
          <w:b w:val="1"/>
          <w:bCs w:val="1"/>
          <w:color w:val="657b83"/>
          <w:sz w:val="18"/>
          <w:szCs w:val="18"/>
          <w:rtl w:val="0"/>
        </w:rPr>
        <w:t xml:space="preserve">FUNDED</w:t>
      </w:r>
      <w:commentRangeEnd w:id="49"/>
      <w:r w:rsidDel="00000000" w:rsidR="00000000" w:rsidRPr="00000000">
        <w:commentReference w:id="49"/>
      </w:r>
      <w:commentRangeEnd w:id="50"/>
      <w:r w:rsidDel="00000000" w:rsidR="00000000" w:rsidRPr="00000000">
        <w:commentReference w:id="50"/>
      </w:r>
      <w:r w:rsidDel="00000000" w:rsidR="00000000" w:rsidRPr="00000000">
        <w:rPr>
          <w:rFonts w:ascii="Courier New" w:cs="Courier New" w:eastAsia="Courier New" w:hAnsi="Courier New"/>
          <w:b w:val="1"/>
          <w:bCs w:val="1"/>
          <w:color w:val="657b83"/>
          <w:sz w:val="18"/>
          <w:szCs w:val="18"/>
          <w:rtl w:val="0"/>
        </w:rPr>
        <w:t xml:space="preserve"> (aggregate=30.00 &gt;= cost=28.50); your_prev=20.00, others_prev=10.00, min_you_to_keep_if_others_same=18.50</w:t>
      </w:r>
    </w:p>
    <w:p w:rsidR="00000000" w:rsidDel="00000000" w:rsidP="00000000" w:rsidRDefault="00000000" w:rsidRPr="00000000" w14:paraId="000003D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needs 2.20 more (aggregate=33.00 / cost=35.20); your_prev=18.00, others_prev=15.00, min_you_to_fund_if_others_same=20.20</w:t>
      </w:r>
    </w:p>
    <w:p w:rsidR="00000000" w:rsidDel="00000000" w:rsidP="00000000" w:rsidRDefault="00000000" w:rsidRPr="00000000" w14:paraId="000003D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needs 22.10 more (aggregate=0.00 / cost=22.10); your_prev=0.00, others_prev=0.00, min_you_to_fund_if_others_same=22.10</w:t>
      </w:r>
    </w:p>
    <w:p w:rsidR="00000000" w:rsidDel="00000000" w:rsidP="00000000" w:rsidRDefault="00000000" w:rsidRPr="00000000" w14:paraId="000003D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needs 40.80 more (aggregate=0.00 / cost=40.80); your_prev=0.00, others_prev=0.00, min_you_to_fund_if_others_same=40.80</w:t>
      </w:r>
    </w:p>
    <w:p w:rsidR="00000000" w:rsidDel="00000000" w:rsidP="00000000" w:rsidRDefault="00000000" w:rsidRPr="00000000" w14:paraId="000003E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needs 3.60 more (aggregate=16.00 / cost=19.60); your_prev=10.00, others_prev=6.00, min_you_to_fund_if_others_same=13.60</w:t>
      </w:r>
    </w:p>
    <w:p w:rsidR="00000000" w:rsidDel="00000000" w:rsidP="00000000" w:rsidRDefault="00000000" w:rsidRPr="00000000" w14:paraId="000003E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E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**Funded projects:** ['Project Alpha']</w:t>
      </w:r>
    </w:p>
    <w:p w:rsidR="00000000" w:rsidDel="00000000" w:rsidP="00000000" w:rsidRDefault="00000000" w:rsidRPr="00000000" w14:paraId="000003E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E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**IMPORTANT: funded status above reflects </w:t>
      </w:r>
      <w:ins w:author="Lewis Hammond" w:id="7" w:date="2026-03-29T10:28:19Z">
        <w:commentRangeStart w:id="51"/>
        <w:r w:rsidDel="00000000" w:rsidR="00000000" w:rsidRPr="00000000">
          <w:rPr>
            <w:rFonts w:ascii="Courier New" w:cs="Courier New" w:eastAsia="Courier New" w:hAnsi="Courier New"/>
            <w:b w:val="1"/>
            <w:bCs w:val="1"/>
            <w:color w:val="657b83"/>
            <w:sz w:val="18"/>
            <w:szCs w:val="18"/>
            <w:rtl w:val="0"/>
          </w:rPr>
          <w:t xml:space="preserve">PREVIOUS</w:t>
        </w:r>
      </w:ins>
      <w:del w:author="Lewis Hammond" w:id="7" w:date="2026-03-29T10:28:19Z">
        <w:commentRangeEnd w:id="51"/>
        <w:r w:rsidDel="00000000" w:rsidR="00000000" w:rsidRPr="00000000">
          <w:commentReference w:id="51"/>
        </w:r>
        <w:r w:rsidDel="00000000" w:rsidR="00000000" w:rsidRPr="00000000">
          <w:rPr>
            <w:rFonts w:ascii="Courier New" w:cs="Courier New" w:eastAsia="Courier New" w:hAnsi="Courier New"/>
            <w:b w:val="1"/>
            <w:bCs w:val="1"/>
            <w:color w:val="657b83"/>
            <w:sz w:val="18"/>
            <w:szCs w:val="18"/>
            <w:rtl w:val="0"/>
          </w:rPr>
          <w:delText xml:space="preserve">LAST</w:delText>
        </w:r>
      </w:del>
      <w:r w:rsidDel="00000000" w:rsidR="00000000" w:rsidRPr="00000000">
        <w:rPr>
          <w:rFonts w:ascii="Courier New" w:cs="Courier New" w:eastAsia="Courier New" w:hAnsi="Courier New"/>
          <w:b w:val="1"/>
          <w:bCs w:val="1"/>
          <w:color w:val="657b83"/>
          <w:sz w:val="18"/>
          <w:szCs w:val="18"/>
          <w:rtl w:val="0"/>
        </w:rPr>
        <w:t xml:space="preserve"> ROUND only.**</w:t>
      </w:r>
    </w:p>
    <w:p w:rsidR="00000000" w:rsidDel="00000000" w:rsidP="00000000" w:rsidRDefault="00000000" w:rsidRPr="00000000" w14:paraId="000003E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If any participant revises downward this round, previously funded projects can become unfunded.</w:t>
      </w:r>
    </w:p>
    <w:p w:rsidR="00000000" w:rsidDel="00000000" w:rsidP="00000000" w:rsidRDefault="00000000" w:rsidRPr="00000000" w14:paraId="000003E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Reaffirm or revise your plan explicitly for projects you want to remain funded.</w:t>
      </w:r>
    </w:p>
    <w:p w:rsidR="00000000" w:rsidDel="00000000" w:rsidP="00000000" w:rsidRDefault="00000000" w:rsidRPr="00000000" w14:paraId="000003E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E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ins w:author="Lewis Hammond" w:id="8" w:date="2026-03-29T10:28:55Z">
        <w:r w:rsidDel="00000000" w:rsidR="00000000" w:rsidRPr="00000000">
          <w:rPr>
            <w:rFonts w:ascii="Courier New" w:cs="Courier New" w:eastAsia="Courier New" w:hAnsi="Courier New"/>
            <w:b w:val="1"/>
            <w:bCs w:val="1"/>
            <w:color w:val="657b83"/>
            <w:sz w:val="18"/>
            <w:szCs w:val="18"/>
            <w:rtl w:val="0"/>
          </w:rPr>
          <w:t xml:space="preserve">PREVIOUS</w:t>
        </w:r>
      </w:ins>
      <w:del w:author="Lewis Hammond" w:id="8" w:date="2026-03-29T10:28:55Z">
        <w:r w:rsidDel="00000000" w:rsidR="00000000" w:rsidRPr="00000000">
          <w:rPr>
            <w:rFonts w:ascii="Courier New" w:cs="Courier New" w:eastAsia="Courier New" w:hAnsi="Courier New"/>
            <w:b w:val="1"/>
            <w:bCs w:val="1"/>
            <w:color w:val="657b83"/>
            <w:sz w:val="18"/>
            <w:szCs w:val="18"/>
            <w:rtl w:val="0"/>
          </w:rPr>
          <w:delText xml:space="preserve">LAST</w:delText>
        </w:r>
      </w:del>
      <w:r w:rsidDel="00000000" w:rsidR="00000000" w:rsidRPr="00000000">
        <w:rPr>
          <w:rFonts w:ascii="Courier New" w:cs="Courier New" w:eastAsia="Courier New" w:hAnsi="Courier New"/>
          <w:b w:val="1"/>
          <w:bCs w:val="1"/>
          <w:color w:val="657b83"/>
          <w:sz w:val="18"/>
          <w:szCs w:val="18"/>
          <w:rtl w:val="0"/>
        </w:rPr>
        <w:t xml:space="preserve"> ROUND BUDGET USAGE (before this round's revision):**</w:t>
      </w:r>
    </w:p>
    <w:p w:rsidR="00000000" w:rsidDel="00000000" w:rsidP="00000000" w:rsidRDefault="00000000" w:rsidRPr="00000000" w14:paraId="000003E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gpt-4o-mini: budget=73.11, </w:t>
      </w:r>
      <w:ins w:author="Lewis Hammond" w:id="9" w:date="2026-03-29T10:29:06Z">
        <w:r w:rsidDel="00000000" w:rsidR="00000000" w:rsidRPr="00000000">
          <w:rPr>
            <w:rFonts w:ascii="Courier New" w:cs="Courier New" w:eastAsia="Courier New" w:hAnsi="Courier New"/>
            <w:b w:val="1"/>
            <w:bCs w:val="1"/>
            <w:color w:val="657b83"/>
            <w:sz w:val="18"/>
            <w:szCs w:val="18"/>
            <w:rtl w:val="0"/>
          </w:rPr>
          <w:t xml:space="preserve">prev</w:t>
        </w:r>
      </w:ins>
      <w:del w:author="Lewis Hammond" w:id="9" w:date="2026-03-29T10:29:06Z">
        <w:r w:rsidDel="00000000" w:rsidR="00000000" w:rsidRPr="00000000">
          <w:rPr>
            <w:rFonts w:ascii="Courier New" w:cs="Courier New" w:eastAsia="Courier New" w:hAnsi="Courier New"/>
            <w:b w:val="1"/>
            <w:bCs w:val="1"/>
            <w:color w:val="657b83"/>
            <w:sz w:val="18"/>
            <w:szCs w:val="18"/>
            <w:rtl w:val="0"/>
          </w:rPr>
          <w:delText xml:space="preserve">last</w:delText>
        </w:r>
      </w:del>
      <w:r w:rsidDel="00000000" w:rsidR="00000000" w:rsidRPr="00000000">
        <w:rPr>
          <w:rFonts w:ascii="Courier New" w:cs="Courier New" w:eastAsia="Courier New" w:hAnsi="Courier New"/>
          <w:b w:val="1"/>
          <w:bCs w:val="1"/>
          <w:color w:val="657b83"/>
          <w:sz w:val="18"/>
          <w:szCs w:val="18"/>
          <w:rtl w:val="0"/>
        </w:rPr>
        <w:t xml:space="preserve">_round_pledged=48.00, </w:t>
      </w:r>
      <w:ins w:author="Lewis Hammond" w:id="10" w:date="2026-03-29T10:29:18Z">
        <w:r w:rsidDel="00000000" w:rsidR="00000000" w:rsidRPr="00000000">
          <w:rPr>
            <w:rFonts w:ascii="Courier New" w:cs="Courier New" w:eastAsia="Courier New" w:hAnsi="Courier New"/>
            <w:b w:val="1"/>
            <w:bCs w:val="1"/>
            <w:color w:val="657b83"/>
            <w:sz w:val="18"/>
            <w:szCs w:val="18"/>
            <w:rtl w:val="0"/>
          </w:rPr>
          <w:t xml:space="preserve">prev</w:t>
        </w:r>
      </w:ins>
      <w:del w:author="Lewis Hammond" w:id="10" w:date="2026-03-29T10:29:18Z">
        <w:r w:rsidDel="00000000" w:rsidR="00000000" w:rsidRPr="00000000">
          <w:rPr>
            <w:rFonts w:ascii="Courier New" w:cs="Courier New" w:eastAsia="Courier New" w:hAnsi="Courier New"/>
            <w:b w:val="1"/>
            <w:bCs w:val="1"/>
            <w:color w:val="657b83"/>
            <w:sz w:val="18"/>
            <w:szCs w:val="18"/>
            <w:rtl w:val="0"/>
          </w:rPr>
          <w:delText xml:space="preserve">last</w:delText>
        </w:r>
      </w:del>
      <w:r w:rsidDel="00000000" w:rsidR="00000000" w:rsidRPr="00000000">
        <w:rPr>
          <w:rFonts w:ascii="Courier New" w:cs="Courier New" w:eastAsia="Courier New" w:hAnsi="Courier New"/>
          <w:b w:val="1"/>
          <w:bCs w:val="1"/>
          <w:color w:val="657b83"/>
          <w:sz w:val="18"/>
          <w:szCs w:val="18"/>
          <w:rtl w:val="0"/>
        </w:rPr>
        <w:t xml:space="preserve">_round_unallocated=25.11</w:t>
      </w:r>
    </w:p>
    <w:p w:rsidR="00000000" w:rsidDel="00000000" w:rsidP="00000000" w:rsidRDefault="00000000" w:rsidRPr="00000000" w14:paraId="000003E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o3-mini-high (you): budget=73.11, </w:t>
      </w:r>
      <w:ins w:author="Lewis Hammond" w:id="11" w:date="2026-03-29T10:29:24Z">
        <w:r w:rsidDel="00000000" w:rsidR="00000000" w:rsidRPr="00000000">
          <w:rPr>
            <w:rFonts w:ascii="Courier New" w:cs="Courier New" w:eastAsia="Courier New" w:hAnsi="Courier New"/>
            <w:b w:val="1"/>
            <w:bCs w:val="1"/>
            <w:color w:val="657b83"/>
            <w:sz w:val="18"/>
            <w:szCs w:val="18"/>
            <w:rtl w:val="0"/>
          </w:rPr>
          <w:t xml:space="preserve">prev</w:t>
        </w:r>
      </w:ins>
      <w:del w:author="Lewis Hammond" w:id="11" w:date="2026-03-29T10:29:24Z">
        <w:r w:rsidDel="00000000" w:rsidR="00000000" w:rsidRPr="00000000">
          <w:rPr>
            <w:rFonts w:ascii="Courier New" w:cs="Courier New" w:eastAsia="Courier New" w:hAnsi="Courier New"/>
            <w:b w:val="1"/>
            <w:bCs w:val="1"/>
            <w:color w:val="657b83"/>
            <w:sz w:val="18"/>
            <w:szCs w:val="18"/>
            <w:rtl w:val="0"/>
          </w:rPr>
          <w:delText xml:space="preserve">last</w:delText>
        </w:r>
      </w:del>
      <w:r w:rsidDel="00000000" w:rsidR="00000000" w:rsidRPr="00000000">
        <w:rPr>
          <w:rFonts w:ascii="Courier New" w:cs="Courier New" w:eastAsia="Courier New" w:hAnsi="Courier New"/>
          <w:b w:val="1"/>
          <w:bCs w:val="1"/>
          <w:color w:val="657b83"/>
          <w:sz w:val="18"/>
          <w:szCs w:val="18"/>
          <w:rtl w:val="0"/>
        </w:rPr>
        <w:t xml:space="preserve">_round_pledged=48.00, </w:t>
      </w:r>
      <w:ins w:author="Lewis Hammond" w:id="12" w:date="2026-03-29T10:29:21Z">
        <w:r w:rsidDel="00000000" w:rsidR="00000000" w:rsidRPr="00000000">
          <w:rPr>
            <w:rFonts w:ascii="Courier New" w:cs="Courier New" w:eastAsia="Courier New" w:hAnsi="Courier New"/>
            <w:b w:val="1"/>
            <w:bCs w:val="1"/>
            <w:color w:val="657b83"/>
            <w:sz w:val="18"/>
            <w:szCs w:val="18"/>
            <w:rtl w:val="0"/>
          </w:rPr>
          <w:t xml:space="preserve">prev</w:t>
        </w:r>
      </w:ins>
      <w:del w:author="Lewis Hammond" w:id="12" w:date="2026-03-29T10:29:21Z">
        <w:r w:rsidDel="00000000" w:rsidR="00000000" w:rsidRPr="00000000">
          <w:rPr>
            <w:rFonts w:ascii="Courier New" w:cs="Courier New" w:eastAsia="Courier New" w:hAnsi="Courier New"/>
            <w:b w:val="1"/>
            <w:bCs w:val="1"/>
            <w:color w:val="657b83"/>
            <w:sz w:val="18"/>
            <w:szCs w:val="18"/>
            <w:rtl w:val="0"/>
          </w:rPr>
          <w:delText xml:space="preserve">last</w:delText>
        </w:r>
      </w:del>
      <w:r w:rsidDel="00000000" w:rsidR="00000000" w:rsidRPr="00000000">
        <w:rPr>
          <w:rFonts w:ascii="Courier New" w:cs="Courier New" w:eastAsia="Courier New" w:hAnsi="Courier New"/>
          <w:b w:val="1"/>
          <w:bCs w:val="1"/>
          <w:color w:val="657b83"/>
          <w:sz w:val="18"/>
          <w:szCs w:val="18"/>
          <w:rtl w:val="0"/>
        </w:rPr>
        <w:t xml:space="preserve">_round_unallocated=25.11</w:t>
      </w:r>
    </w:p>
    <w:p w:rsidR="00000000" w:rsidDel="00000000" w:rsidP="00000000" w:rsidRDefault="00000000" w:rsidRPr="00000000" w14:paraId="000003E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E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SO FAR THIS ROUND:**</w:t>
      </w:r>
    </w:p>
    <w:p w:rsidR="00000000" w:rsidDel="00000000" w:rsidP="00000000" w:rsidRDefault="00000000" w:rsidRPr="00000000" w14:paraId="000003E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o3-mini-high: "I want to focus on Alpha and Beta — they're close to funded."</w:t>
      </w:r>
    </w:p>
    <w:p w:rsidR="00000000" w:rsidDel="00000000" w:rsidP="00000000" w:rsidRDefault="00000000" w:rsidRPr="00000000" w14:paraId="000003E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E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F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F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TURN TO RESPOND:**</w:t>
      </w:r>
    </w:p>
    <w:p w:rsidR="00000000" w:rsidDel="00000000" w:rsidP="00000000" w:rsidRDefault="00000000" w:rsidRPr="00000000" w14:paraId="000003F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Based on what others have said above, please:</w:t>
      </w:r>
    </w:p>
    <w:p w:rsidR="00000000" w:rsidDel="00000000" w:rsidP="00000000" w:rsidRDefault="00000000" w:rsidRPr="00000000" w14:paraId="000003F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React to other participants' stated priorities</w:t>
      </w:r>
    </w:p>
    <w:p w:rsidR="00000000" w:rsidDel="00000000" w:rsidP="00000000" w:rsidRDefault="00000000" w:rsidRPr="00000000" w14:paraId="000003F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Coordinate on which projects to focus collective contributions</w:t>
      </w:r>
    </w:p>
    <w:p w:rsidR="00000000" w:rsidDel="00000000" w:rsidP="00000000" w:rsidRDefault="00000000" w:rsidRPr="00000000" w14:paraId="000003F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Signal your own funding intentions</w:t>
      </w:r>
    </w:p>
    <w:p w:rsidR="00000000" w:rsidDel="00000000" w:rsidP="00000000" w:rsidRDefault="00000000" w:rsidRPr="00000000" w14:paraId="000003F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F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Keep the discussion focused on reaching a funded consensus.</w:t>
      </w:r>
    </w:p>
    <w:p w:rsidR="00000000" w:rsidDel="00000000" w:rsidP="00000000" w:rsidRDefault="00000000" w:rsidRPr="00000000" w14:paraId="000003F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F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3F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**Full transparency extra block (replaces own-mode block above):**</w:t>
      </w:r>
    </w:p>
    <w:p w:rsidR="00000000" w:rsidDel="00000000" w:rsidP="00000000" w:rsidRDefault="00000000" w:rsidRPr="00000000" w14:paraId="000003F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3F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**PREVIOUS ROUND PROJECT ATTRIBUTION (who funded what):**</w:t>
      </w:r>
    </w:p>
    <w:p w:rsidR="00000000" w:rsidDel="00000000" w:rsidP="00000000" w:rsidRDefault="00000000" w:rsidRPr="00000000" w14:paraId="000003F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gpt-4o-mini=10.00, o3-mini-high=20.00 | aggregate=30.00/28.50 (FUNDED)</w:t>
      </w:r>
    </w:p>
    <w:p w:rsidR="00000000" w:rsidDel="00000000" w:rsidP="00000000" w:rsidRDefault="00000000" w:rsidRPr="00000000" w14:paraId="000003F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gpt-4o-mini=15.00, o3-mini-high=18.00 | aggregate=33.00/35.20 (UNFUNDED)</w:t>
      </w:r>
    </w:p>
    <w:p w:rsidR="00000000" w:rsidDel="00000000" w:rsidP="00000000" w:rsidRDefault="00000000" w:rsidRPr="00000000" w14:paraId="000003F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gpt-4o-mini=0.00, o3-mini-high=0.00 | aggregate=0.00/22.10 (UNFUNDED)</w:t>
      </w:r>
    </w:p>
    <w:p w:rsidR="00000000" w:rsidDel="00000000" w:rsidP="00000000" w:rsidRDefault="00000000" w:rsidRPr="00000000" w14:paraId="0000040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gpt-4o-mini=0.00, o3-mini-high=0.00 | aggregate=0.00/40.80 (UNFUNDED)</w:t>
      </w:r>
    </w:p>
    <w:p w:rsidR="00000000" w:rsidDel="00000000" w:rsidP="00000000" w:rsidRDefault="00000000" w:rsidRPr="00000000" w14:paraId="0000040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gpt-4o-mini=6.00, o3-mini-high=10.00 | aggregate=16.00/19.60 (UNFUNDED)</w:t>
      </w:r>
    </w:p>
    <w:p w:rsidR="00000000" w:rsidDel="00000000" w:rsidP="00000000" w:rsidRDefault="00000000" w:rsidRPr="00000000" w14:paraId="0000040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0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0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0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06">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Gungsuh" w:cs="Gungsuh" w:eastAsia="Gungsuh" w:hAnsi="Gungsuh"/>
          <w:b w:val="1"/>
          <w:bCs w:val="1"/>
          <w:color w:val="268bd2"/>
          <w:sz w:val="18"/>
          <w:szCs w:val="18"/>
          <w:rtl w:val="0"/>
        </w:rPr>
        <w:t xml:space="preserve">#### Case C — Round ≥ 2, first speaker (no current-round history)</w:t>
      </w:r>
    </w:p>
    <w:p w:rsidR="00000000" w:rsidDel="00000000" w:rsidP="00000000" w:rsidRDefault="00000000" w:rsidRPr="00000000" w14:paraId="0000040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08">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40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0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40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0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`3`</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0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0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urgency line | Only if </w:t>
      </w:r>
      <w:r w:rsidDel="00000000" w:rsidR="00000000" w:rsidRPr="00000000">
        <w:rPr>
          <w:rFonts w:ascii="Courier New" w:cs="Courier New" w:eastAsia="Courier New" w:hAnsi="Courier New"/>
          <w:b w:val="1"/>
          <w:bCs w:val="1"/>
          <w:color w:val="2aa198"/>
          <w:sz w:val="18"/>
          <w:szCs w:val="18"/>
          <w:rtl w:val="0"/>
        </w:rPr>
        <w:t xml:space="preserve">`round_num &gt;= max_rounds - 1`</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`**TIME PRESSURE**: Limited rounds remaining!`</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0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0">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41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1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PHASE - Round 3/5</w:t>
      </w:r>
    </w:p>
    <w:p w:rsidR="00000000" w:rsidDel="00000000" w:rsidP="00000000" w:rsidRDefault="00000000" w:rsidRPr="00000000" w14:paraId="0000041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PROJECT STATUS:**</w:t>
      </w:r>
    </w:p>
    <w:p w:rsidR="00000000" w:rsidDel="00000000" w:rsidP="00000000" w:rsidRDefault="00000000" w:rsidRPr="00000000" w14:paraId="0000041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[as above...]</w:t>
      </w:r>
    </w:p>
    <w:p w:rsidR="00000000" w:rsidDel="00000000" w:rsidP="00000000" w:rsidRDefault="00000000" w:rsidRPr="00000000" w14:paraId="0000041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commentRangeStart w:id="52"/>
      <w:r w:rsidDel="00000000" w:rsidR="00000000" w:rsidRPr="00000000">
        <w:rPr>
          <w:rFonts w:ascii="Courier New" w:cs="Courier New" w:eastAsia="Courier New" w:hAnsi="Courier New"/>
          <w:b w:val="1"/>
          <w:bCs w:val="1"/>
          <w:color w:val="657b83"/>
          <w:sz w:val="18"/>
          <w:szCs w:val="18"/>
          <w:rtl w:val="0"/>
        </w:rPr>
        <w:t xml:space="preserve">Funded</w:t>
      </w:r>
      <w:commentRangeEnd w:id="52"/>
      <w:r w:rsidDel="00000000" w:rsidR="00000000" w:rsidRPr="00000000">
        <w:commentReference w:id="52"/>
      </w:r>
      <w:r w:rsidDel="00000000" w:rsidR="00000000" w:rsidRPr="00000000">
        <w:rPr>
          <w:rFonts w:ascii="Courier New" w:cs="Courier New" w:eastAsia="Courier New" w:hAnsi="Courier New"/>
          <w:b w:val="1"/>
          <w:bCs w:val="1"/>
          <w:color w:val="657b83"/>
          <w:sz w:val="18"/>
          <w:szCs w:val="18"/>
          <w:rtl w:val="0"/>
        </w:rPr>
        <w:t xml:space="preserve"> projects:** ['Project Alpha']</w:t>
      </w:r>
    </w:p>
    <w:p w:rsidR="00000000" w:rsidDel="00000000" w:rsidP="00000000" w:rsidRDefault="00000000" w:rsidRPr="00000000" w14:paraId="0000041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[extra_transparency_block if applicable]</w:t>
      </w:r>
    </w:p>
    <w:p w:rsidR="00000000" w:rsidDel="00000000" w:rsidP="00000000" w:rsidRDefault="00000000" w:rsidRPr="00000000" w14:paraId="0000041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Previous pledges did not fully fund all viable projects.</w:t>
      </w:r>
    </w:p>
    <w:p w:rsidR="00000000" w:rsidDel="00000000" w:rsidP="00000000" w:rsidRDefault="00000000" w:rsidRPr="00000000" w14:paraId="0000041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1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**REFLECTION:**</w:t>
      </w:r>
    </w:p>
    <w:p w:rsidR="00000000" w:rsidDel="00000000" w:rsidP="00000000" w:rsidRDefault="00000000" w:rsidRPr="00000000" w14:paraId="0000041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Which projects are close to being funded?</w:t>
      </w:r>
    </w:p>
    <w:p w:rsidR="00000000" w:rsidDel="00000000" w:rsidP="00000000" w:rsidRDefault="00000000" w:rsidRPr="00000000" w14:paraId="0000042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Where should contributions be concentrated?</w:t>
      </w:r>
    </w:p>
    <w:p w:rsidR="00000000" w:rsidDel="00000000" w:rsidP="00000000" w:rsidRDefault="00000000" w:rsidRPr="00000000" w14:paraId="0000042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Are there projects that should be abandoned to focus resources?</w:t>
      </w:r>
    </w:p>
    <w:p w:rsidR="00000000" w:rsidDel="00000000" w:rsidP="00000000" w:rsidRDefault="00000000" w:rsidRPr="00000000" w14:paraId="0000042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2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Share your updated strategy for this round.</w:t>
      </w:r>
    </w:p>
    <w:p w:rsidR="00000000" w:rsidDel="00000000" w:rsidP="00000000" w:rsidRDefault="00000000" w:rsidRPr="00000000" w14:paraId="0000042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2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2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2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28">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3.4 Private Thinking Prompt</w:t>
      </w:r>
    </w:p>
    <w:p w:rsidR="00000000" w:rsidDel="00000000" w:rsidP="00000000" w:rsidRDefault="00000000" w:rsidRPr="00000000" w14:paraId="0000042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2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42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2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42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2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2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urgency line | Only if </w:t>
      </w:r>
      <w:r w:rsidDel="00000000" w:rsidR="00000000" w:rsidRPr="00000000">
        <w:rPr>
          <w:rFonts w:ascii="Courier New" w:cs="Courier New" w:eastAsia="Courier New" w:hAnsi="Courier New"/>
          <w:b w:val="1"/>
          <w:bCs w:val="1"/>
          <w:color w:val="2aa198"/>
          <w:sz w:val="18"/>
          <w:szCs w:val="18"/>
          <w:rtl w:val="0"/>
        </w:rPr>
        <w:t xml:space="preserve">`round_num &gt;= max_rounds - 1`</w:t>
      </w:r>
      <w:r w:rsidDel="00000000" w:rsidR="00000000" w:rsidRPr="00000000">
        <w:rPr>
          <w:rFonts w:ascii="Courier New" w:cs="Courier New" w:eastAsia="Courier New" w:hAnsi="Courier New"/>
          <w:b w:val="1"/>
          <w:bCs w:val="1"/>
          <w:color w:val="657b83"/>
          <w:sz w:val="18"/>
          <w:szCs w:val="18"/>
          <w:rtl w:val="0"/>
        </w:rPr>
        <w:t xml:space="preserve"> | </w:t>
      </w:r>
      <w:r w:rsidDel="00000000" w:rsidR="00000000" w:rsidRPr="00000000">
        <w:rPr>
          <w:rFonts w:ascii="Courier New" w:cs="Courier New" w:eastAsia="Courier New" w:hAnsi="Courier New"/>
          <w:b w:val="1"/>
          <w:bCs w:val="1"/>
          <w:color w:val="2aa198"/>
          <w:sz w:val="18"/>
          <w:szCs w:val="18"/>
          <w:rtl w:val="0"/>
        </w:rPr>
        <w:t xml:space="preserve">`**CRITICAL**: Final rounds -- decide on your strategy now!`</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`{discussion_history}`</w:t>
      </w:r>
      <w:r w:rsidDel="00000000" w:rsidR="00000000" w:rsidRPr="00000000">
        <w:rPr>
          <w:rFonts w:ascii="Courier New" w:cs="Courier New" w:eastAsia="Courier New" w:hAnsi="Courier New"/>
          <w:b w:val="1"/>
          <w:bCs w:val="1"/>
          <w:color w:val="657b83"/>
          <w:sz w:val="18"/>
          <w:szCs w:val="18"/>
          <w:rtl w:val="0"/>
        </w:rPr>
        <w:t xml:space="preserve"> | Prior messages this round | </w:t>
      </w:r>
      <w:r w:rsidDel="00000000" w:rsidR="00000000" w:rsidRPr="00000000">
        <w:rPr>
          <w:rFonts w:ascii="Courier New" w:cs="Courier New" w:eastAsia="Courier New" w:hAnsi="Courier New"/>
          <w:b w:val="1"/>
          <w:bCs w:val="1"/>
          <w:color w:val="2aa198"/>
          <w:sz w:val="18"/>
          <w:szCs w:val="18"/>
          <w:rtl w:val="0"/>
        </w:rPr>
        <w:t xml:space="preserve">`gpt-4o-mini: "Let's focus on Alpha and Beta."`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`{budget:.2f}`</w:t>
      </w:r>
      <w:r w:rsidDel="00000000" w:rsidR="00000000" w:rsidRPr="00000000">
        <w:rPr>
          <w:rFonts w:ascii="Courier New" w:cs="Courier New" w:eastAsia="Courier New" w:hAnsi="Courier New"/>
          <w:b w:val="1"/>
          <w:bCs w:val="1"/>
          <w:color w:val="657b83"/>
          <w:sz w:val="18"/>
          <w:szCs w:val="18"/>
          <w:rtl w:val="0"/>
        </w:rPr>
        <w:t xml:space="preserve"> | This agent's budget | </w:t>
      </w:r>
      <w:r w:rsidDel="00000000" w:rsidR="00000000" w:rsidRPr="00000000">
        <w:rPr>
          <w:rFonts w:ascii="Courier New" w:cs="Courier New" w:eastAsia="Courier New" w:hAnsi="Courier New"/>
          <w:b w:val="1"/>
          <w:bCs w:val="1"/>
          <w:color w:val="2aa198"/>
          <w:sz w:val="18"/>
          <w:szCs w:val="18"/>
          <w:rtl w:val="0"/>
        </w:rPr>
        <w:t xml:space="preserve">`73.11`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`{own_contribs}`</w:t>
      </w:r>
      <w:r w:rsidDel="00000000" w:rsidR="00000000" w:rsidRPr="00000000">
        <w:rPr>
          <w:rFonts w:ascii="Courier New" w:cs="Courier New" w:eastAsia="Courier New" w:hAnsi="Courier New"/>
          <w:b w:val="1"/>
          <w:bCs w:val="1"/>
          <w:color w:val="657b83"/>
          <w:sz w:val="18"/>
          <w:szCs w:val="18"/>
          <w:rtl w:val="0"/>
        </w:rPr>
        <w:t xml:space="preserve"> | This agent's contributions from last round | </w:t>
      </w:r>
      <w:r w:rsidDel="00000000" w:rsidR="00000000" w:rsidRPr="00000000">
        <w:rPr>
          <w:rFonts w:ascii="Courier New" w:cs="Courier New" w:eastAsia="Courier New" w:hAnsi="Courier New"/>
          <w:b w:val="1"/>
          <w:bCs w:val="1"/>
          <w:color w:val="2aa198"/>
          <w:sz w:val="18"/>
          <w:szCs w:val="18"/>
          <w:rtl w:val="0"/>
        </w:rPr>
        <w:t xml:space="preserve">`[20.0, 18.0, 0.0, 0.0, 10.0]`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`{aggregates}`</w:t>
      </w:r>
      <w:r w:rsidDel="00000000" w:rsidR="00000000" w:rsidRPr="00000000">
        <w:rPr>
          <w:rFonts w:ascii="Courier New" w:cs="Courier New" w:eastAsia="Courier New" w:hAnsi="Courier New"/>
          <w:b w:val="1"/>
          <w:bCs w:val="1"/>
          <w:color w:val="657b83"/>
          <w:sz w:val="18"/>
          <w:szCs w:val="18"/>
          <w:rtl w:val="0"/>
        </w:rPr>
        <w:t xml:space="preserve"> | Aggregate totals per project | </w:t>
      </w:r>
      <w:r w:rsidDel="00000000" w:rsidR="00000000" w:rsidRPr="00000000">
        <w:rPr>
          <w:rFonts w:ascii="Courier New" w:cs="Courier New" w:eastAsia="Courier New" w:hAnsi="Courier New"/>
          <w:b w:val="1"/>
          <w:bCs w:val="1"/>
          <w:color w:val="2aa198"/>
          <w:sz w:val="18"/>
          <w:szCs w:val="18"/>
          <w:rtl w:val="0"/>
        </w:rPr>
        <w:t xml:space="preserve">`[30.0, 33.0, 0.0, 0.0, 16.0]`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`{top_priorities}`</w:t>
      </w:r>
      <w:r w:rsidDel="00000000" w:rsidR="00000000" w:rsidRPr="00000000">
        <w:rPr>
          <w:rFonts w:ascii="Courier New" w:cs="Courier New" w:eastAsia="Courier New" w:hAnsi="Courier New"/>
          <w:b w:val="1"/>
          <w:bCs w:val="1"/>
          <w:color w:val="657b83"/>
          <w:sz w:val="18"/>
          <w:szCs w:val="18"/>
          <w:rtl w:val="0"/>
        </w:rPr>
        <w:t xml:space="preserve"> | Top 3 projects by valuation | </w:t>
      </w:r>
      <w:r w:rsidDel="00000000" w:rsidR="00000000" w:rsidRPr="00000000">
        <w:rPr>
          <w:rFonts w:ascii="Courier New" w:cs="Courier New" w:eastAsia="Courier New" w:hAnsi="Courier New"/>
          <w:b w:val="1"/>
          <w:bCs w:val="1"/>
          <w:color w:val="2aa198"/>
          <w:sz w:val="18"/>
          <w:szCs w:val="18"/>
          <w:rtl w:val="0"/>
        </w:rPr>
        <w:t xml:space="preserve">`Project Alpha (val=42.30, cost=28.50)`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3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38">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43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3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3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PRIVATE STRATEGIC ANALYSIS - Round 2/5</w:t>
      </w:r>
    </w:p>
    <w:p w:rsidR="00000000" w:rsidDel="00000000" w:rsidP="00000000" w:rsidRDefault="00000000" w:rsidRPr="00000000" w14:paraId="0000043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3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**DISCUSSION THIS ROUND:**</w:t>
      </w:r>
    </w:p>
    <w:p w:rsidR="00000000" w:rsidDel="00000000" w:rsidP="00000000" w:rsidRDefault="00000000" w:rsidRPr="00000000" w14:paraId="0000043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gpt-4o-mini: "Let's focus on Alpha and Beta — they're almost funded."</w:t>
      </w:r>
    </w:p>
    <w:p w:rsidR="00000000" w:rsidDel="00000000" w:rsidP="00000000" w:rsidRDefault="00000000" w:rsidRPr="00000000" w14:paraId="0000043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4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4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4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SITUATION:**</w:t>
      </w:r>
    </w:p>
    <w:p w:rsidR="00000000" w:rsidDel="00000000" w:rsidP="00000000" w:rsidRDefault="00000000" w:rsidRPr="00000000" w14:paraId="0000044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Budget: 73.11</w:t>
      </w:r>
    </w:p>
    <w:p w:rsidR="00000000" w:rsidDel="00000000" w:rsidP="00000000" w:rsidRDefault="00000000" w:rsidRPr="00000000" w14:paraId="0000044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Your current contributions: [20.0, 18.0, 0.0, 0.0, 10.0]</w:t>
      </w:r>
    </w:p>
    <w:p w:rsidR="00000000" w:rsidDel="00000000" w:rsidP="00000000" w:rsidRDefault="00000000" w:rsidRPr="00000000" w14:paraId="0000044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Aggregate totals: [30.0, 33.0, 0.0, 0.0, 16.0]</w:t>
      </w:r>
    </w:p>
    <w:p w:rsidR="00000000" w:rsidDel="00000000" w:rsidP="00000000" w:rsidRDefault="00000000" w:rsidRPr="00000000" w14:paraId="0000044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4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w:t>
      </w:r>
      <w:commentRangeStart w:id="53"/>
      <w:r w:rsidDel="00000000" w:rsidR="00000000" w:rsidRPr="00000000">
        <w:rPr>
          <w:rFonts w:ascii="Courier New" w:cs="Courier New" w:eastAsia="Courier New" w:hAnsi="Courier New"/>
          <w:b w:val="1"/>
          <w:bCs w:val="1"/>
          <w:color w:val="657b83"/>
          <w:sz w:val="18"/>
          <w:szCs w:val="18"/>
          <w:rtl w:val="0"/>
        </w:rPr>
        <w:t xml:space="preserve"> TOP PRIORITIES</w:t>
      </w:r>
      <w:commentRangeEnd w:id="53"/>
      <w:r w:rsidDel="00000000" w:rsidR="00000000" w:rsidRPr="00000000">
        <w:commentReference w:id="53"/>
      </w: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4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(val=42.30, cost=28.50)</w:t>
      </w:r>
    </w:p>
    <w:p w:rsidR="00000000" w:rsidDel="00000000" w:rsidP="00000000" w:rsidRDefault="00000000" w:rsidRPr="00000000" w14:paraId="0000044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(val=28.40, cost=35.20)</w:t>
      </w:r>
    </w:p>
    <w:p w:rsidR="00000000" w:rsidDel="00000000" w:rsidP="00000000" w:rsidRDefault="00000000" w:rsidRPr="00000000" w14:paraId="0000044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(val=12.60, cost=22.10)</w:t>
      </w:r>
    </w:p>
    <w:p w:rsidR="00000000" w:rsidDel="00000000" w:rsidP="00000000" w:rsidRDefault="00000000" w:rsidRPr="00000000" w14:paraId="0000044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4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**STRATEGIC ANALYSIS:**</w:t>
      </w:r>
    </w:p>
    <w:p w:rsidR="00000000" w:rsidDel="00000000" w:rsidP="00000000" w:rsidRDefault="00000000" w:rsidRPr="00000000" w14:paraId="0000044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1. Which projects are viable to fund given current aggregates?</w:t>
      </w:r>
    </w:p>
    <w:p w:rsidR="00000000" w:rsidDel="00000000" w:rsidP="00000000" w:rsidRDefault="00000000" w:rsidRPr="00000000" w14:paraId="0000044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2. Where can you shift contributions for maximum impact?</w:t>
      </w:r>
    </w:p>
    <w:p w:rsidR="00000000" w:rsidDel="00000000" w:rsidP="00000000" w:rsidRDefault="00000000" w:rsidRPr="00000000" w14:paraId="0000044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3. Based on the discussion above, what are other participants likely to do?</w:t>
      </w:r>
    </w:p>
    <w:p w:rsidR="00000000" w:rsidDel="00000000" w:rsidP="00000000" w:rsidRDefault="00000000" w:rsidRPr="00000000" w14:paraId="0000045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4. Should you free-ride on projects others are funding?</w:t>
      </w:r>
    </w:p>
    <w:p w:rsidR="00000000" w:rsidDel="00000000" w:rsidP="00000000" w:rsidRDefault="00000000" w:rsidRPr="00000000" w14:paraId="0000045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5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**OUTPUT REQUIRED:**</w:t>
      </w:r>
    </w:p>
    <w:p w:rsidR="00000000" w:rsidDel="00000000" w:rsidP="00000000" w:rsidRDefault="00000000" w:rsidRPr="00000000" w14:paraId="0000045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a JSON object:</w:t>
      </w:r>
    </w:p>
    <w:p w:rsidR="00000000" w:rsidDel="00000000" w:rsidP="00000000" w:rsidRDefault="00000000" w:rsidRPr="00000000" w14:paraId="0000045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5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"Your analysis of the co-funding situation",</w:t>
      </w:r>
    </w:p>
    <w:p w:rsidR="00000000" w:rsidDel="00000000" w:rsidP="00000000" w:rsidRDefault="00000000" w:rsidRPr="00000000" w14:paraId="0000045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"strategy": "Your contribution strategy for this round",</w:t>
      </w:r>
    </w:p>
    <w:p w:rsidR="00000000" w:rsidDel="00000000" w:rsidP="00000000" w:rsidRDefault="00000000" w:rsidRPr="00000000" w14:paraId="0000045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"key_priorities": ["Project you want funded most", "..."],</w:t>
      </w:r>
    </w:p>
    <w:p w:rsidR="00000000" w:rsidDel="00000000" w:rsidP="00000000" w:rsidRDefault="00000000" w:rsidRPr="00000000" w14:paraId="0000045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"potential_concessions": ["Project you might reduce contributions to", "..."]</w:t>
      </w:r>
    </w:p>
    <w:p w:rsidR="00000000" w:rsidDel="00000000" w:rsidP="00000000" w:rsidRDefault="00000000" w:rsidRPr="00000000" w14:paraId="0000045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5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5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Remember: This analysis is completely private.</w:t>
      </w:r>
    </w:p>
    <w:p w:rsidR="00000000" w:rsidDel="00000000" w:rsidP="00000000" w:rsidRDefault="00000000" w:rsidRPr="00000000" w14:paraId="0000045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5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5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5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60">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3.5 Pledge Submission Prompt</w:t>
      </w:r>
    </w:p>
    <w:p w:rsidR="00000000" w:rsidDel="00000000" w:rsidP="00000000" w:rsidRDefault="00000000" w:rsidRPr="00000000" w14:paraId="0000046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62">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Individual mode (default)</w:t>
      </w:r>
    </w:p>
    <w:p w:rsidR="00000000" w:rsidDel="00000000" w:rsidP="00000000" w:rsidRDefault="00000000" w:rsidRPr="00000000" w14:paraId="0000046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64">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46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6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46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6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`{budget:.2f}`</w:t>
      </w:r>
      <w:r w:rsidDel="00000000" w:rsidR="00000000" w:rsidRPr="00000000">
        <w:rPr>
          <w:rFonts w:ascii="Courier New" w:cs="Courier New" w:eastAsia="Courier New" w:hAnsi="Courier New"/>
          <w:b w:val="1"/>
          <w:bCs w:val="1"/>
          <w:color w:val="657b83"/>
          <w:sz w:val="18"/>
          <w:szCs w:val="18"/>
          <w:rtl w:val="0"/>
        </w:rPr>
        <w:t xml:space="preserve"> | This agent's budget | </w:t>
      </w:r>
      <w:r w:rsidDel="00000000" w:rsidR="00000000" w:rsidRPr="00000000">
        <w:rPr>
          <w:rFonts w:ascii="Courier New" w:cs="Courier New" w:eastAsia="Courier New" w:hAnsi="Courier New"/>
          <w:b w:val="1"/>
          <w:bCs w:val="1"/>
          <w:color w:val="2aa198"/>
          <w:sz w:val="18"/>
          <w:szCs w:val="18"/>
          <w:rtl w:val="0"/>
        </w:rPr>
        <w:t xml:space="preserve">`73.11`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`{projects_text}`</w:t>
      </w:r>
      <w:r w:rsidDel="00000000" w:rsidR="00000000" w:rsidRPr="00000000">
        <w:rPr>
          <w:rFonts w:ascii="Courier New" w:cs="Courier New" w:eastAsia="Courier New" w:hAnsi="Courier New"/>
          <w:b w:val="1"/>
          <w:bCs w:val="1"/>
          <w:color w:val="657b83"/>
          <w:sz w:val="18"/>
          <w:szCs w:val="18"/>
          <w:rtl w:val="0"/>
        </w:rPr>
        <w:t xml:space="preserve"> | Per-project status lines (index, name, cost, valuation, aggregate, funded status) | </w:t>
      </w:r>
      <w:r w:rsidDel="00000000" w:rsidR="00000000" w:rsidRPr="00000000">
        <w:rPr>
          <w:rFonts w:ascii="Courier New" w:cs="Courier New" w:eastAsia="Courier New" w:hAnsi="Courier New"/>
          <w:b w:val="1"/>
          <w:bCs w:val="1"/>
          <w:color w:val="2aa198"/>
          <w:sz w:val="18"/>
          <w:szCs w:val="18"/>
          <w:rtl w:val="0"/>
        </w:rPr>
        <w:t xml:space="preserve">`0: Project Alpha (cost=28.50, your_val=42.30, aggregate=30.00, FUNDED)`</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`{funded_projects}`</w:t>
      </w:r>
      <w:r w:rsidDel="00000000" w:rsidR="00000000" w:rsidRPr="00000000">
        <w:rPr>
          <w:rFonts w:ascii="Courier New" w:cs="Courier New" w:eastAsia="Courier New" w:hAnsi="Courier New"/>
          <w:b w:val="1"/>
          <w:bCs w:val="1"/>
          <w:color w:val="657b83"/>
          <w:sz w:val="18"/>
          <w:szCs w:val="18"/>
          <w:rtl w:val="0"/>
        </w:rPr>
        <w:t xml:space="preserve"> | Funded project names or empty list | </w:t>
      </w:r>
      <w:r w:rsidDel="00000000" w:rsidR="00000000" w:rsidRPr="00000000">
        <w:rPr>
          <w:rFonts w:ascii="Courier New" w:cs="Courier New" w:eastAsia="Courier New" w:hAnsi="Courier New"/>
          <w:b w:val="1"/>
          <w:bCs w:val="1"/>
          <w:color w:val="2aa198"/>
          <w:sz w:val="18"/>
          <w:szCs w:val="18"/>
          <w:rtl w:val="0"/>
        </w:rPr>
        <w:t xml:space="preserve">`['Project Alpha']`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w:t>
      </w:r>
      <w:r w:rsidDel="00000000" w:rsidR="00000000" w:rsidRPr="00000000">
        <w:rPr>
          <w:rFonts w:ascii="Courier New" w:cs="Courier New" w:eastAsia="Courier New" w:hAnsi="Courier New"/>
          <w:b w:val="1"/>
          <w:bCs w:val="1"/>
          <w:color w:val="657b83"/>
          <w:sz w:val="18"/>
          <w:szCs w:val="18"/>
          <w:rtl w:val="0"/>
        </w:rPr>
        <w:t xml:space="preserve"> | Number of projects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6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70">
      <w:pPr>
        <w:shd w:fill="fdf6e3" w:val="clear"/>
        <w:spacing w:line="360" w:lineRule="auto"/>
        <w:rPr>
          <w:rFonts w:ascii="Courier New" w:cs="Courier New" w:eastAsia="Courier New" w:hAnsi="Courier New"/>
          <w:b w:val="1"/>
          <w:bCs w:val="1"/>
          <w:color w:val="859900"/>
          <w:sz w:val="18"/>
          <w:szCs w:val="18"/>
        </w:rPr>
      </w:pPr>
      <w:r w:rsidDel="00000000" w:rsidR="00000000" w:rsidRPr="00000000">
        <w:rPr>
          <w:rFonts w:ascii="Courier New" w:cs="Courier New" w:eastAsia="Courier New" w:hAnsi="Courier New"/>
          <w:b w:val="1"/>
          <w:bCs w:val="1"/>
          <w:color w:val="859900"/>
          <w:sz w:val="18"/>
          <w:szCs w:val="18"/>
          <w:rtl w:val="0"/>
        </w:rPr>
        <w:t xml:space="preserve">&gt; </w:t>
      </w:r>
      <w:r w:rsidDel="00000000" w:rsidR="00000000" w:rsidRPr="00000000">
        <w:rPr>
          <w:rFonts w:ascii="Courier New" w:cs="Courier New" w:eastAsia="Courier New" w:hAnsi="Courier New"/>
          <w:b w:val="1"/>
          <w:bCs w:val="1"/>
          <w:color w:val="d33682"/>
          <w:sz w:val="18"/>
          <w:szCs w:val="18"/>
          <w:rtl w:val="0"/>
        </w:rPr>
        <w:t xml:space="preserve">**Fallback on parse failure:**</w:t>
      </w:r>
      <w:r w:rsidDel="00000000" w:rsidR="00000000" w:rsidRPr="00000000">
        <w:rPr>
          <w:rFonts w:ascii="Courier New" w:cs="Courier New" w:eastAsia="Courier New" w:hAnsi="Courier New"/>
          <w:b w:val="1"/>
          <w:bCs w:val="1"/>
          <w:color w:val="859900"/>
          <w:sz w:val="18"/>
          <w:szCs w:val="18"/>
          <w:rtl w:val="0"/>
        </w:rPr>
        <w:t xml:space="preserve"> zero contributions for all projects.</w:t>
      </w:r>
    </w:p>
    <w:p w:rsidR="00000000" w:rsidDel="00000000" w:rsidP="00000000" w:rsidRDefault="00000000" w:rsidRPr="00000000" w14:paraId="0000047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72">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47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7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7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submit your contribution pledge for Round 2/5.</w:t>
      </w:r>
    </w:p>
    <w:p w:rsidR="00000000" w:rsidDel="00000000" w:rsidP="00000000" w:rsidRDefault="00000000" w:rsidRPr="00000000" w14:paraId="0000047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7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BUDGET:** 73.11</w:t>
      </w:r>
    </w:p>
    <w:p w:rsidR="00000000" w:rsidDel="00000000" w:rsidP="00000000" w:rsidRDefault="00000000" w:rsidRPr="00000000" w14:paraId="0000047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7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**PROJECT STATUS:**</w:t>
      </w:r>
    </w:p>
    <w:p w:rsidR="00000000" w:rsidDel="00000000" w:rsidP="00000000" w:rsidRDefault="00000000" w:rsidRPr="00000000" w14:paraId="0000047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Project Alpha (cost=28.50, your_val=42.30, aggregate=30.00, FUNDED)</w:t>
      </w:r>
    </w:p>
    <w:p w:rsidR="00000000" w:rsidDel="00000000" w:rsidP="00000000" w:rsidRDefault="00000000" w:rsidRPr="00000000" w14:paraId="0000047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Project Beta (cost=35.20, your_val=28.40, aggregate=33.00, needs 2.20 more)</w:t>
      </w:r>
    </w:p>
    <w:p w:rsidR="00000000" w:rsidDel="00000000" w:rsidP="00000000" w:rsidRDefault="00000000" w:rsidRPr="00000000" w14:paraId="0000047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Project Gamma (cost=22.10, your_val=12.60, aggregate=0.00, needs 22.10 more)</w:t>
      </w:r>
    </w:p>
    <w:p w:rsidR="00000000" w:rsidDel="00000000" w:rsidP="00000000" w:rsidRDefault="00000000" w:rsidRPr="00000000" w14:paraId="0000047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Project Delta (cost=40.80, your_val=9.80, aggregate=0.00, needs 40.80 more)</w:t>
      </w:r>
    </w:p>
    <w:p w:rsidR="00000000" w:rsidDel="00000000" w:rsidP="00000000" w:rsidRDefault="00000000" w:rsidRPr="00000000" w14:paraId="0000047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Project Epsilon (cost=19.60, your_val=6.90, aggregate=16.00, needs 3.60 more)</w:t>
      </w:r>
    </w:p>
    <w:p w:rsidR="00000000" w:rsidDel="00000000" w:rsidP="00000000" w:rsidRDefault="00000000" w:rsidRPr="00000000" w14:paraId="0000047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8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**Currently funded projects (</w:t>
      </w:r>
      <w:commentRangeStart w:id="54"/>
      <w:r w:rsidDel="00000000" w:rsidR="00000000" w:rsidRPr="00000000">
        <w:rPr>
          <w:rFonts w:ascii="Courier New" w:cs="Courier New" w:eastAsia="Courier New" w:hAnsi="Courier New"/>
          <w:b w:val="1"/>
          <w:bCs w:val="1"/>
          <w:color w:val="657b83"/>
          <w:sz w:val="18"/>
          <w:szCs w:val="18"/>
          <w:rtl w:val="0"/>
        </w:rPr>
        <w:t xml:space="preserve">LAST</w:t>
      </w:r>
      <w:commentRangeEnd w:id="54"/>
      <w:r w:rsidDel="00000000" w:rsidR="00000000" w:rsidRPr="00000000">
        <w:commentReference w:id="54"/>
      </w:r>
      <w:r w:rsidDel="00000000" w:rsidR="00000000" w:rsidRPr="00000000">
        <w:rPr>
          <w:rFonts w:ascii="Courier New" w:cs="Courier New" w:eastAsia="Courier New" w:hAnsi="Courier New"/>
          <w:b w:val="1"/>
          <w:bCs w:val="1"/>
          <w:color w:val="657b83"/>
          <w:sz w:val="18"/>
          <w:szCs w:val="18"/>
          <w:rtl w:val="0"/>
        </w:rPr>
        <w:t xml:space="preserve"> ROUND):** ['Project Alpha']</w:t>
      </w:r>
    </w:p>
    <w:p w:rsidR="00000000" w:rsidDel="00000000" w:rsidP="00000000" w:rsidRDefault="00000000" w:rsidRPr="00000000" w14:paraId="0000048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**NOTE:** All status above reflects LAST ROUND's results. This round starts fresh — </w:t>
      </w:r>
      <w:commentRangeStart w:id="55"/>
      <w:r w:rsidDel="00000000" w:rsidR="00000000" w:rsidRPr="00000000">
        <w:rPr>
          <w:rFonts w:ascii="Courier New" w:cs="Courier New" w:eastAsia="Courier New" w:hAnsi="Courier New"/>
          <w:b w:val="1"/>
          <w:bCs w:val="1"/>
          <w:color w:val="657b83"/>
          <w:sz w:val="18"/>
          <w:szCs w:val="18"/>
          <w:rtl w:val="0"/>
        </w:rPr>
        <w:t xml:space="preserve">reaffirm your contributions or previously funded projects will become unfunded</w:t>
      </w:r>
      <w:commentRangeEnd w:id="55"/>
      <w:r w:rsidDel="00000000" w:rsidR="00000000" w:rsidRPr="00000000">
        <w:commentReference w:id="55"/>
      </w: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8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8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**Instructions:**</w:t>
      </w:r>
    </w:p>
    <w:p w:rsidR="00000000" w:rsidDel="00000000" w:rsidP="00000000" w:rsidRDefault="00000000" w:rsidRPr="00000000" w14:paraId="0000048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Submit a contribution vector specifying how much YOU pledge to each project.</w:t>
      </w:r>
    </w:p>
    <w:p w:rsidR="00000000" w:rsidDel="00000000" w:rsidP="00000000" w:rsidRDefault="00000000" w:rsidRPr="00000000" w14:paraId="0000048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8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a JSON object in this exact format:</w:t>
      </w:r>
    </w:p>
    <w:p w:rsidR="00000000" w:rsidDel="00000000" w:rsidP="00000000" w:rsidRDefault="00000000" w:rsidRPr="00000000" w14:paraId="0000048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8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[5.0, 10.0, 0.0, 8.0, 2.0],</w:t>
      </w:r>
    </w:p>
    <w:p w:rsidR="00000000" w:rsidDel="00000000" w:rsidP="00000000" w:rsidRDefault="00000000" w:rsidRPr="00000000" w14:paraId="0000048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"Brief explanation of your contribution strategy"</w:t>
      </w:r>
    </w:p>
    <w:p w:rsidR="00000000" w:rsidDel="00000000" w:rsidP="00000000" w:rsidRDefault="00000000" w:rsidRPr="00000000" w14:paraId="0000048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8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8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**Rules:**</w:t>
      </w:r>
    </w:p>
    <w:p w:rsidR="00000000" w:rsidDel="00000000" w:rsidP="00000000" w:rsidRDefault="00000000" w:rsidRPr="00000000" w14:paraId="0000048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"contributions" array must have exactly 5 values (one per project)</w:t>
      </w:r>
    </w:p>
    <w:p w:rsidR="00000000" w:rsidDel="00000000" w:rsidP="00000000" w:rsidRDefault="00000000" w:rsidRPr="00000000" w14:paraId="0000048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value must be non-negative (&gt;= 0)</w:t>
      </w:r>
    </w:p>
    <w:p w:rsidR="00000000" w:rsidDel="00000000" w:rsidP="00000000" w:rsidRDefault="00000000" w:rsidRPr="00000000" w14:paraId="0000048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The sum of all contributions must not exceed your budget (73.11)</w:t>
      </w:r>
    </w:p>
    <w:p w:rsidR="00000000" w:rsidDel="00000000" w:rsidP="00000000" w:rsidRDefault="00000000" w:rsidRPr="00000000" w14:paraId="0000049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to unfunded projects will be refunded</w:t>
      </w:r>
    </w:p>
    <w:p w:rsidR="00000000" w:rsidDel="00000000" w:rsidP="00000000" w:rsidRDefault="00000000" w:rsidRPr="00000000" w14:paraId="0000049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9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9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9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95">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Joint mode (legacy)</w:t>
      </w:r>
    </w:p>
    <w:p w:rsidR="00000000" w:rsidDel="00000000" w:rsidP="00000000" w:rsidRDefault="00000000" w:rsidRPr="00000000" w14:paraId="0000049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97">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49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9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49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9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9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`{t_rounds}`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9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`{budget:.2f}`</w:t>
      </w:r>
      <w:r w:rsidDel="00000000" w:rsidR="00000000" w:rsidRPr="00000000">
        <w:rPr>
          <w:rFonts w:ascii="Courier New" w:cs="Courier New" w:eastAsia="Courier New" w:hAnsi="Courier New"/>
          <w:b w:val="1"/>
          <w:bCs w:val="1"/>
          <w:color w:val="657b83"/>
          <w:sz w:val="18"/>
          <w:szCs w:val="18"/>
          <w:rtl w:val="0"/>
        </w:rPr>
        <w:t xml:space="preserve"> | This agent's budget | </w:t>
      </w:r>
      <w:r w:rsidDel="00000000" w:rsidR="00000000" w:rsidRPr="00000000">
        <w:rPr>
          <w:rFonts w:ascii="Courier New" w:cs="Courier New" w:eastAsia="Courier New" w:hAnsi="Courier New"/>
          <w:b w:val="1"/>
          <w:bCs w:val="1"/>
          <w:color w:val="2aa198"/>
          <w:sz w:val="18"/>
          <w:szCs w:val="18"/>
          <w:rtl w:val="0"/>
        </w:rPr>
        <w:t xml:space="preserve">`73.11`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9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`{projects_text}`</w:t>
      </w:r>
      <w:r w:rsidDel="00000000" w:rsidR="00000000" w:rsidRPr="00000000">
        <w:rPr>
          <w:rFonts w:ascii="Courier New" w:cs="Courier New" w:eastAsia="Courier New" w:hAnsi="Courier New"/>
          <w:b w:val="1"/>
          <w:bCs w:val="1"/>
          <w:color w:val="657b83"/>
          <w:sz w:val="18"/>
          <w:szCs w:val="18"/>
          <w:rtl w:val="0"/>
        </w:rPr>
        <w:t xml:space="preserve"> | Per-project status lines | same as individual mode |</w:t>
      </w:r>
    </w:p>
    <w:p w:rsidR="00000000" w:rsidDel="00000000" w:rsidP="00000000" w:rsidRDefault="00000000" w:rsidRPr="00000000" w14:paraId="0000049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`{funded_projects}`</w:t>
      </w:r>
      <w:r w:rsidDel="00000000" w:rsidR="00000000" w:rsidRPr="00000000">
        <w:rPr>
          <w:rFonts w:ascii="Courier New" w:cs="Courier New" w:eastAsia="Courier New" w:hAnsi="Courier New"/>
          <w:b w:val="1"/>
          <w:bCs w:val="1"/>
          <w:color w:val="657b83"/>
          <w:sz w:val="18"/>
          <w:szCs w:val="18"/>
          <w:rtl w:val="0"/>
        </w:rPr>
        <w:t xml:space="preserve"> | Funded names | </w:t>
      </w:r>
      <w:r w:rsidDel="00000000" w:rsidR="00000000" w:rsidRPr="00000000">
        <w:rPr>
          <w:rFonts w:ascii="Courier New" w:cs="Courier New" w:eastAsia="Courier New" w:hAnsi="Courier New"/>
          <w:b w:val="1"/>
          <w:bCs w:val="1"/>
          <w:color w:val="2aa198"/>
          <w:sz w:val="18"/>
          <w:szCs w:val="18"/>
          <w:rtl w:val="0"/>
        </w:rPr>
        <w:t xml:space="preserve">`['Project Alpha']`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A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`{budget_lines}`</w:t>
      </w:r>
      <w:r w:rsidDel="00000000" w:rsidR="00000000" w:rsidRPr="00000000">
        <w:rPr>
          <w:rFonts w:ascii="Courier New" w:cs="Courier New" w:eastAsia="Courier New" w:hAnsi="Courier New"/>
          <w:b w:val="1"/>
          <w:bCs w:val="1"/>
          <w:color w:val="657b83"/>
          <w:sz w:val="18"/>
          <w:szCs w:val="18"/>
          <w:rtl w:val="0"/>
        </w:rPr>
        <w:t xml:space="preserve"> | Per-agent budget table | </w:t>
      </w:r>
      <w:r w:rsidDel="00000000" w:rsidR="00000000" w:rsidRPr="00000000">
        <w:rPr>
          <w:rFonts w:ascii="Courier New" w:cs="Courier New" w:eastAsia="Courier New" w:hAnsi="Courier New"/>
          <w:b w:val="1"/>
          <w:bCs w:val="1"/>
          <w:color w:val="2aa198"/>
          <w:sz w:val="18"/>
          <w:szCs w:val="18"/>
          <w:rtl w:val="0"/>
        </w:rPr>
        <w:t xml:space="preserve">`  - gpt-4o-mini: 73.11`</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A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`{example_contributions}`</w:t>
      </w:r>
      <w:r w:rsidDel="00000000" w:rsidR="00000000" w:rsidRPr="00000000">
        <w:rPr>
          <w:rFonts w:ascii="Courier New" w:cs="Courier New" w:eastAsia="Courier New" w:hAnsi="Courier New"/>
          <w:b w:val="1"/>
          <w:bCs w:val="1"/>
          <w:color w:val="657b83"/>
          <w:sz w:val="18"/>
          <w:szCs w:val="18"/>
          <w:rtl w:val="0"/>
        </w:rPr>
        <w:t xml:space="preserve"> | Example JSON entries for all agents | </w:t>
      </w:r>
      <w:r w:rsidDel="00000000" w:rsidR="00000000" w:rsidRPr="00000000">
        <w:rPr>
          <w:rFonts w:ascii="Courier New" w:cs="Courier New" w:eastAsia="Courier New" w:hAnsi="Courier New"/>
          <w:b w:val="1"/>
          <w:bCs w:val="1"/>
          <w:color w:val="2aa198"/>
          <w:sz w:val="18"/>
          <w:szCs w:val="18"/>
          <w:rtl w:val="0"/>
        </w:rPr>
        <w:t xml:space="preserve">`"gpt-4o-mini": [5.0, 10.0, 0.0, 8.0, 2.0]`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A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w:t>
      </w:r>
      <w:r w:rsidDel="00000000" w:rsidR="00000000" w:rsidRPr="00000000">
        <w:rPr>
          <w:rFonts w:ascii="Courier New" w:cs="Courier New" w:eastAsia="Courier New" w:hAnsi="Courier New"/>
          <w:b w:val="1"/>
          <w:bCs w:val="1"/>
          <w:color w:val="657b83"/>
          <w:sz w:val="18"/>
          <w:szCs w:val="18"/>
          <w:rtl w:val="0"/>
        </w:rPr>
        <w:t xml:space="preserve"> | Number of projects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A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A4">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4A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A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A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Please submit your contribution pledge for Round 2/5.</w:t>
      </w:r>
    </w:p>
    <w:p w:rsidR="00000000" w:rsidDel="00000000" w:rsidP="00000000" w:rsidRDefault="00000000" w:rsidRPr="00000000" w14:paraId="000004A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A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BUDGET:** 73.11</w:t>
      </w:r>
    </w:p>
    <w:p w:rsidR="00000000" w:rsidDel="00000000" w:rsidP="00000000" w:rsidRDefault="00000000" w:rsidRPr="00000000" w14:paraId="000004A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A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**PROJECT STATUS:**</w:t>
      </w:r>
    </w:p>
    <w:p w:rsidR="00000000" w:rsidDel="00000000" w:rsidP="00000000" w:rsidRDefault="00000000" w:rsidRPr="00000000" w14:paraId="000004A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0: Project Alpha (cost=28.50, your_val=42.30, aggregate=30.00, FUNDED)</w:t>
      </w:r>
    </w:p>
    <w:p w:rsidR="00000000" w:rsidDel="00000000" w:rsidP="00000000" w:rsidRDefault="00000000" w:rsidRPr="00000000" w14:paraId="000004A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1: Project Beta (cost=35.20, your_val=28.40, aggregate=33.00, needs 2.20 more)</w:t>
      </w:r>
    </w:p>
    <w:p w:rsidR="00000000" w:rsidDel="00000000" w:rsidP="00000000" w:rsidRDefault="00000000" w:rsidRPr="00000000" w14:paraId="000004A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2: Project Gamma (cost=22.10, your_val=12.60, aggregate=0.00, needs 22.10 more)</w:t>
      </w:r>
    </w:p>
    <w:p w:rsidR="00000000" w:rsidDel="00000000" w:rsidP="00000000" w:rsidRDefault="00000000" w:rsidRPr="00000000" w14:paraId="000004A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3: Project Delta (cost=40.80, your_val=9.80, aggregate=0.00, needs 40.80 more)</w:t>
      </w:r>
    </w:p>
    <w:p w:rsidR="00000000" w:rsidDel="00000000" w:rsidP="00000000" w:rsidRDefault="00000000" w:rsidRPr="00000000" w14:paraId="000004B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4: Project Epsilon (cost=19.60, your_val=6.90, aggregate=16.00, needs 3.60 more)</w:t>
      </w:r>
    </w:p>
    <w:p w:rsidR="00000000" w:rsidDel="00000000" w:rsidP="00000000" w:rsidRDefault="00000000" w:rsidRPr="00000000" w14:paraId="000004B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B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**Currently funded projects:** ['Project Alpha']</w:t>
      </w:r>
    </w:p>
    <w:p w:rsidR="00000000" w:rsidDel="00000000" w:rsidP="00000000" w:rsidRDefault="00000000" w:rsidRPr="00000000" w14:paraId="000004B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B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**Instructions:**</w:t>
      </w:r>
    </w:p>
    <w:p w:rsidR="00000000" w:rsidDel="00000000" w:rsidP="00000000" w:rsidRDefault="00000000" w:rsidRPr="00000000" w14:paraId="000004B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Submit a JOINT FUNDING PLAN: a dictionary specifying contribution vectors for ALL participants.</w:t>
      </w:r>
    </w:p>
    <w:p w:rsidR="00000000" w:rsidDel="00000000" w:rsidP="00000000" w:rsidRDefault="00000000" w:rsidRPr="00000000" w14:paraId="000004B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plan proposes how every participant (including yourself) should allocate their budget.</w:t>
      </w:r>
    </w:p>
    <w:p w:rsidR="00000000" w:rsidDel="00000000" w:rsidP="00000000" w:rsidRDefault="00000000" w:rsidRPr="00000000" w14:paraId="000004B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The contributions actually used will be each participant's self-assignment from their own plan.</w:t>
      </w:r>
    </w:p>
    <w:p w:rsidR="00000000" w:rsidDel="00000000" w:rsidP="00000000" w:rsidRDefault="00000000" w:rsidRPr="00000000" w14:paraId="000004B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B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**Participant budgets:**</w:t>
      </w:r>
    </w:p>
    <w:p w:rsidR="00000000" w:rsidDel="00000000" w:rsidP="00000000" w:rsidRDefault="00000000" w:rsidRPr="00000000" w14:paraId="000004B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gpt-4o-mini: 73.11</w:t>
      </w:r>
    </w:p>
    <w:p w:rsidR="00000000" w:rsidDel="00000000" w:rsidP="00000000" w:rsidRDefault="00000000" w:rsidRPr="00000000" w14:paraId="000004B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 o3-mini-high: 73.11</w:t>
      </w:r>
    </w:p>
    <w:p w:rsidR="00000000" w:rsidDel="00000000" w:rsidP="00000000" w:rsidRDefault="00000000" w:rsidRPr="00000000" w14:paraId="000004B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B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a JSON object in this exact format:</w:t>
      </w:r>
    </w:p>
    <w:p w:rsidR="00000000" w:rsidDel="00000000" w:rsidP="00000000" w:rsidRDefault="00000000" w:rsidRPr="00000000" w14:paraId="000004B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B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w:t>
      </w:r>
    </w:p>
    <w:p w:rsidR="00000000" w:rsidDel="00000000" w:rsidP="00000000" w:rsidRDefault="00000000" w:rsidRPr="00000000" w14:paraId="000004C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"gpt-4o-mini": [5.0, 10.0, 0.0, 8.0, 2.0],</w:t>
      </w:r>
    </w:p>
    <w:p w:rsidR="00000000" w:rsidDel="00000000" w:rsidP="00000000" w:rsidRDefault="00000000" w:rsidRPr="00000000" w14:paraId="000004C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"o3-mini-high": [5.0, 10.0, 0.0, 8.0, 2.0]</w:t>
      </w:r>
    </w:p>
    <w:p w:rsidR="00000000" w:rsidDel="00000000" w:rsidP="00000000" w:rsidRDefault="00000000" w:rsidRPr="00000000" w14:paraId="000004C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C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"Brief explanation of your joint funding plan"</w:t>
      </w:r>
    </w:p>
    <w:p w:rsidR="00000000" w:rsidDel="00000000" w:rsidP="00000000" w:rsidRDefault="00000000" w:rsidRPr="00000000" w14:paraId="000004C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C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C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**Rules:**</w:t>
      </w:r>
    </w:p>
    <w:p w:rsidR="00000000" w:rsidDel="00000000" w:rsidP="00000000" w:rsidRDefault="00000000" w:rsidRPr="00000000" w14:paraId="000004C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must be a dictionary with one entry per participant</w:t>
      </w:r>
    </w:p>
    <w:p w:rsidR="00000000" w:rsidDel="00000000" w:rsidP="00000000" w:rsidRDefault="00000000" w:rsidRPr="00000000" w14:paraId="000004C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entry must be an array of exactly 5 non-negative values (one per project)</w:t>
      </w:r>
    </w:p>
    <w:p w:rsidR="00000000" w:rsidDel="00000000" w:rsidP="00000000" w:rsidRDefault="00000000" w:rsidRPr="00000000" w14:paraId="000004C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Each participant's total contributions must not exceed their budget</w:t>
      </w:r>
    </w:p>
    <w:p w:rsidR="00000000" w:rsidDel="00000000" w:rsidP="00000000" w:rsidRDefault="00000000" w:rsidRPr="00000000" w14:paraId="000004C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Contributions to unfunded projects will be refunded</w:t>
      </w:r>
    </w:p>
    <w:p w:rsidR="00000000" w:rsidDel="00000000" w:rsidP="00000000" w:rsidRDefault="00000000" w:rsidRPr="00000000" w14:paraId="000004C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C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C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C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CF">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3.6 Feedback Prompt</w:t>
      </w:r>
    </w:p>
    <w:p w:rsidR="00000000" w:rsidDel="00000000" w:rsidP="00000000" w:rsidRDefault="00000000" w:rsidRPr="00000000" w14:paraId="000004D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D1">
      <w:pPr>
        <w:shd w:fill="fdf6e3" w:val="clear"/>
        <w:spacing w:line="360" w:lineRule="auto"/>
        <w:rPr>
          <w:rFonts w:ascii="Courier New" w:cs="Courier New" w:eastAsia="Courier New" w:hAnsi="Courier New"/>
          <w:b w:val="1"/>
          <w:bCs w:val="1"/>
          <w:color w:val="657b83"/>
          <w:sz w:val="18"/>
          <w:szCs w:val="18"/>
        </w:rPr>
      </w:pPr>
      <w:commentRangeStart w:id="56"/>
      <w:r w:rsidDel="00000000" w:rsidR="00000000" w:rsidRPr="00000000">
        <w:rPr>
          <w:rFonts w:ascii="Courier New" w:cs="Courier New" w:eastAsia="Courier New" w:hAnsi="Courier New"/>
          <w:b w:val="1"/>
          <w:bCs w:val="1"/>
          <w:color w:val="657b83"/>
          <w:sz w:val="18"/>
          <w:szCs w:val="18"/>
          <w:rtl w:val="0"/>
        </w:rPr>
        <w:t xml:space="preserve">Sent to each agent after all pledges are collected and aggregates are computed. Shows round results before the commit vote</w:t>
      </w:r>
      <w:commentRangeEnd w:id="56"/>
      <w:r w:rsidDel="00000000" w:rsidR="00000000" w:rsidRPr="00000000">
        <w:commentReference w:id="56"/>
      </w:r>
      <w:r w:rsidDel="00000000" w:rsidR="00000000" w:rsidRPr="00000000">
        <w:rPr>
          <w:rFonts w:ascii="Courier New" w:cs="Courier New" w:eastAsia="Courier New" w:hAnsi="Courier New"/>
          <w:b w:val="1"/>
          <w:bCs w:val="1"/>
          <w:color w:val="657b83"/>
          <w:sz w:val="18"/>
          <w:szCs w:val="18"/>
          <w:rtl w:val="0"/>
        </w:rPr>
        <w:t xml:space="preserve"> or next discussion.</w:t>
      </w:r>
    </w:p>
    <w:p w:rsidR="00000000" w:rsidDel="00000000" w:rsidP="00000000" w:rsidRDefault="00000000" w:rsidRPr="00000000" w14:paraId="000004D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D3">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4D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D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4D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D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per-project lines | Name, aggregate, cost, funded status + gap/percentage | </w:t>
      </w:r>
      <w:r w:rsidDel="00000000" w:rsidR="00000000" w:rsidRPr="00000000">
        <w:rPr>
          <w:rFonts w:ascii="Courier New" w:cs="Courier New" w:eastAsia="Courier New" w:hAnsi="Courier New"/>
          <w:b w:val="1"/>
          <w:bCs w:val="1"/>
          <w:color w:val="2aa198"/>
          <w:sz w:val="18"/>
          <w:szCs w:val="18"/>
          <w:rtl w:val="0"/>
        </w:rPr>
        <w:t xml:space="preserve">`Project Alpha: 30.00 / 28.50 -- FUNDED`</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D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`{funded_names}`</w:t>
      </w:r>
      <w:r w:rsidDel="00000000" w:rsidR="00000000" w:rsidRPr="00000000">
        <w:rPr>
          <w:rFonts w:ascii="Courier New" w:cs="Courier New" w:eastAsia="Courier New" w:hAnsi="Courier New"/>
          <w:b w:val="1"/>
          <w:bCs w:val="1"/>
          <w:color w:val="657b83"/>
          <w:sz w:val="18"/>
          <w:szCs w:val="18"/>
          <w:rtl w:val="0"/>
        </w:rPr>
        <w:t xml:space="preserve"> | List of funded project names | </w:t>
      </w:r>
      <w:r w:rsidDel="00000000" w:rsidR="00000000" w:rsidRPr="00000000">
        <w:rPr>
          <w:rFonts w:ascii="Courier New" w:cs="Courier New" w:eastAsia="Courier New" w:hAnsi="Courier New"/>
          <w:b w:val="1"/>
          <w:bCs w:val="1"/>
          <w:color w:val="2aa198"/>
          <w:sz w:val="18"/>
          <w:szCs w:val="18"/>
          <w:rtl w:val="0"/>
        </w:rPr>
        <w:t xml:space="preserve">`['Project Alpha']`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D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DA">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4D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D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D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ROUND RESULTS - Aggregate Contributions:</w:t>
      </w:r>
    </w:p>
    <w:p w:rsidR="00000000" w:rsidDel="00000000" w:rsidP="00000000" w:rsidRDefault="00000000" w:rsidRPr="00000000" w14:paraId="000004D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D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30.00 / 28.50 -- FUNDED</w:t>
      </w:r>
    </w:p>
    <w:p w:rsidR="00000000" w:rsidDel="00000000" w:rsidP="00000000" w:rsidRDefault="00000000" w:rsidRPr="00000000" w14:paraId="000004E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33.00 / 35.20 (94%) -- needs 2.20 more</w:t>
      </w:r>
    </w:p>
    <w:p w:rsidR="00000000" w:rsidDel="00000000" w:rsidP="00000000" w:rsidRDefault="00000000" w:rsidRPr="00000000" w14:paraId="000004E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0.00 / 22.10 (0%) -- needs 22.10 more</w:t>
      </w:r>
    </w:p>
    <w:p w:rsidR="00000000" w:rsidDel="00000000" w:rsidP="00000000" w:rsidRDefault="00000000" w:rsidRPr="00000000" w14:paraId="000004E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0.00 / 40.80 (0%) -- needs 40.80 more</w:t>
      </w:r>
    </w:p>
    <w:p w:rsidR="00000000" w:rsidDel="00000000" w:rsidP="00000000" w:rsidRDefault="00000000" w:rsidRPr="00000000" w14:paraId="000004E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16.00 / 19.60 (82%) -- needs 3.60 more</w:t>
      </w:r>
    </w:p>
    <w:p w:rsidR="00000000" w:rsidDel="00000000" w:rsidP="00000000" w:rsidRDefault="00000000" w:rsidRPr="00000000" w14:paraId="000004E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E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Funded projects: ['Project Alpha']</w:t>
      </w:r>
    </w:p>
    <w:p w:rsidR="00000000" w:rsidDel="00000000" w:rsidP="00000000" w:rsidRDefault="00000000" w:rsidRPr="00000000" w14:paraId="000004E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E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Consider adjusting your contributions based on these aggregate results.</w:t>
      </w:r>
    </w:p>
    <w:p w:rsidR="00000000" w:rsidDel="00000000" w:rsidP="00000000" w:rsidRDefault="00000000" w:rsidRPr="00000000" w14:paraId="000004E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E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E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E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EC">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3.7 Commit Vote Prompt (</w:t>
      </w:r>
      <w:commentRangeStart w:id="57"/>
      <w:r w:rsidDel="00000000" w:rsidR="00000000" w:rsidRPr="00000000">
        <w:rPr>
          <w:rFonts w:ascii="Courier New" w:cs="Courier New" w:eastAsia="Courier New" w:hAnsi="Courier New"/>
          <w:b w:val="1"/>
          <w:bCs w:val="1"/>
          <w:color w:val="268bd2"/>
          <w:sz w:val="18"/>
          <w:szCs w:val="18"/>
          <w:rtl w:val="0"/>
        </w:rPr>
        <w:t xml:space="preserve">optional</w:t>
      </w:r>
      <w:commentRangeEnd w:id="57"/>
      <w:r w:rsidDel="00000000" w:rsidR="00000000" w:rsidRPr="00000000">
        <w:commentReference w:id="57"/>
      </w:r>
      <w:r w:rsidDel="00000000" w:rsidR="00000000" w:rsidRPr="00000000">
        <w:rPr>
          <w:rFonts w:ascii="Courier New" w:cs="Courier New" w:eastAsia="Courier New" w:hAnsi="Courier New"/>
          <w:b w:val="1"/>
          <w:bCs w:val="1"/>
          <w:color w:val="268bd2"/>
          <w:sz w:val="18"/>
          <w:szCs w:val="18"/>
          <w:rtl w:val="0"/>
        </w:rPr>
        <w:t xml:space="preserve">)</w:t>
      </w:r>
    </w:p>
    <w:p w:rsidR="00000000" w:rsidDel="00000000" w:rsidP="00000000" w:rsidRDefault="00000000" w:rsidRPr="00000000" w14:paraId="000004E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EE">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4E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F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4F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F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F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`{max_rounds}`</w:t>
      </w:r>
      <w:r w:rsidDel="00000000" w:rsidR="00000000" w:rsidRPr="00000000">
        <w:rPr>
          <w:rFonts w:ascii="Courier New" w:cs="Courier New" w:eastAsia="Courier New" w:hAnsi="Courier New"/>
          <w:b w:val="1"/>
          <w:bCs w:val="1"/>
          <w:color w:val="657b83"/>
          <w:sz w:val="18"/>
          <w:szCs w:val="18"/>
          <w:rtl w:val="0"/>
        </w:rPr>
        <w:t xml:space="preserve"> | Maximum rounds | </w:t>
      </w:r>
      <w:r w:rsidDel="00000000" w:rsidR="00000000" w:rsidRPr="00000000">
        <w:rPr>
          <w:rFonts w:ascii="Courier New" w:cs="Courier New" w:eastAsia="Courier New" w:hAnsi="Courier New"/>
          <w:b w:val="1"/>
          <w:bCs w:val="1"/>
          <w:color w:val="2aa198"/>
          <w:sz w:val="18"/>
          <w:szCs w:val="18"/>
          <w:rtl w:val="0"/>
        </w:rPr>
        <w:t xml:space="preserve">`5`</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F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`{profile_text}`</w:t>
      </w:r>
      <w:r w:rsidDel="00000000" w:rsidR="00000000" w:rsidRPr="00000000">
        <w:rPr>
          <w:rFonts w:ascii="Courier New" w:cs="Courier New" w:eastAsia="Courier New" w:hAnsi="Courier New"/>
          <w:b w:val="1"/>
          <w:bCs w:val="1"/>
          <w:color w:val="657b83"/>
          <w:sz w:val="18"/>
          <w:szCs w:val="18"/>
          <w:rtl w:val="0"/>
        </w:rPr>
        <w:t xml:space="preserve"> | Per-agent pledge vectors | </w:t>
      </w:r>
      <w:r w:rsidDel="00000000" w:rsidR="00000000" w:rsidRPr="00000000">
        <w:rPr>
          <w:rFonts w:ascii="Courier New" w:cs="Courier New" w:eastAsia="Courier New" w:hAnsi="Courier New"/>
          <w:b w:val="1"/>
          <w:bCs w:val="1"/>
          <w:color w:val="2aa198"/>
          <w:sz w:val="18"/>
          <w:szCs w:val="18"/>
          <w:rtl w:val="0"/>
        </w:rPr>
        <w:t xml:space="preserve">`- gpt-4o-mini: [20.0, 18.0, 0.0, 0.0, 10.0]`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F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status lines | Per-project aggregate vs cost + funded status | </w:t>
      </w:r>
      <w:r w:rsidDel="00000000" w:rsidR="00000000" w:rsidRPr="00000000">
        <w:rPr>
          <w:rFonts w:ascii="Courier New" w:cs="Courier New" w:eastAsia="Courier New" w:hAnsi="Courier New"/>
          <w:b w:val="1"/>
          <w:bCs w:val="1"/>
          <w:color w:val="2aa198"/>
          <w:sz w:val="18"/>
          <w:szCs w:val="18"/>
          <w:rtl w:val="0"/>
        </w:rPr>
        <w:t xml:space="preserve">`Project Alpha: aggregate=30.00 / cost=28.50 (FUNDED)`</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4F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F7">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4F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F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4F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POST-PLEDGE COMMIT VOTE - Round 2/5</w:t>
      </w:r>
    </w:p>
    <w:p w:rsidR="00000000" w:rsidDel="00000000" w:rsidP="00000000" w:rsidRDefault="00000000" w:rsidRPr="00000000" w14:paraId="000004F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F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 are voting on whether to LOCK IN the current pledge profile immediately.</w:t>
      </w:r>
    </w:p>
    <w:p w:rsidR="00000000" w:rsidDel="00000000" w:rsidP="00000000" w:rsidRDefault="00000000" w:rsidRPr="00000000" w14:paraId="000004F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4FE">
      <w:pPr>
        <w:shd w:fill="fdf6e3" w:val="clear"/>
        <w:spacing w:line="360" w:lineRule="auto"/>
        <w:rPr>
          <w:rFonts w:ascii="Courier New" w:cs="Courier New" w:eastAsia="Courier New" w:hAnsi="Courier New"/>
          <w:b w:val="1"/>
          <w:bCs w:val="1"/>
          <w:color w:val="657b83"/>
          <w:sz w:val="18"/>
          <w:szCs w:val="18"/>
        </w:rPr>
      </w:pPr>
      <w:commentRangeStart w:id="58"/>
      <w:r w:rsidDel="00000000" w:rsidR="00000000" w:rsidRPr="00000000">
        <w:rPr>
          <w:rFonts w:ascii="Courier New" w:cs="Courier New" w:eastAsia="Courier New" w:hAnsi="Courier New"/>
          <w:b w:val="1"/>
          <w:bCs w:val="1"/>
          <w:color w:val="657b83"/>
          <w:sz w:val="18"/>
          <w:szCs w:val="18"/>
          <w:rtl w:val="0"/>
        </w:rPr>
        <w:t xml:space="preserve">**Current pledge profile:**</w:t>
      </w:r>
    </w:p>
    <w:p w:rsidR="00000000" w:rsidDel="00000000" w:rsidP="00000000" w:rsidRDefault="00000000" w:rsidRPr="00000000" w14:paraId="000004F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gpt-4o-mini: [10.0, 15.0, 0.0, 0.0, 6.0]</w:t>
      </w:r>
    </w:p>
    <w:p w:rsidR="00000000" w:rsidDel="00000000" w:rsidP="00000000" w:rsidRDefault="00000000" w:rsidRPr="00000000" w14:paraId="0000050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o3-mini-high: [20.0, 18.0, 0.0, 0.0, 10.0]</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50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0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aggregate project status:**</w:t>
      </w:r>
    </w:p>
    <w:p w:rsidR="00000000" w:rsidDel="00000000" w:rsidP="00000000" w:rsidRDefault="00000000" w:rsidRPr="00000000" w14:paraId="0000050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aggregate=30.00 / cost=28.50 (FUNDED)</w:t>
      </w:r>
    </w:p>
    <w:p w:rsidR="00000000" w:rsidDel="00000000" w:rsidP="00000000" w:rsidRDefault="00000000" w:rsidRPr="00000000" w14:paraId="0000050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aggregate=33.00 / cost=35.20 (needs 2.20 more)</w:t>
      </w:r>
    </w:p>
    <w:p w:rsidR="00000000" w:rsidDel="00000000" w:rsidP="00000000" w:rsidRDefault="00000000" w:rsidRPr="00000000" w14:paraId="0000050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aggregate=0.00 / cost=22.10 (needs 22.10 more)</w:t>
      </w:r>
    </w:p>
    <w:p w:rsidR="00000000" w:rsidDel="00000000" w:rsidP="00000000" w:rsidRDefault="00000000" w:rsidRPr="00000000" w14:paraId="0000050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aggregate=0.00 / cost=40.80 (needs 40.80 more)</w:t>
      </w:r>
    </w:p>
    <w:p w:rsidR="00000000" w:rsidDel="00000000" w:rsidP="00000000" w:rsidRDefault="00000000" w:rsidRPr="00000000" w14:paraId="0000050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aggregate=16.00 / cost=19.60 (needs 3.60 more)</w:t>
      </w:r>
    </w:p>
    <w:p w:rsidR="00000000" w:rsidDel="00000000" w:rsidP="00000000" w:rsidRDefault="00000000" w:rsidRPr="00000000" w14:paraId="0000050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0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Vote **yay** if you are satisfied with the current pledge profile and want to finalize it now.</w:t>
      </w:r>
    </w:p>
    <w:p w:rsidR="00000000" w:rsidDel="00000000" w:rsidP="00000000" w:rsidRDefault="00000000" w:rsidRPr="00000000" w14:paraId="0000050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Vote **nay** if you want </w:t>
      </w:r>
      <w:ins w:author="Lewis Hammond" w:id="13" w:date="2026-03-29T14:24:30Z">
        <w:commentRangeStart w:id="59"/>
        <w:commentRangeStart w:id="60"/>
        <w:r w:rsidDel="00000000" w:rsidR="00000000" w:rsidRPr="00000000">
          <w:rPr>
            <w:rFonts w:ascii="Courier New" w:cs="Courier New" w:eastAsia="Courier New" w:hAnsi="Courier New"/>
            <w:b w:val="1"/>
            <w:bCs w:val="1"/>
            <w:color w:val="657b83"/>
            <w:sz w:val="18"/>
            <w:szCs w:val="18"/>
            <w:rtl w:val="0"/>
          </w:rPr>
          <w:t xml:space="preserve">another</w:t>
        </w:r>
      </w:ins>
      <w:del w:author="Lewis Hammond" w:id="13" w:date="2026-03-29T14:24:30Z">
        <w:commentRangeEnd w:id="59"/>
        <w:r w:rsidDel="00000000" w:rsidR="00000000" w:rsidRPr="00000000">
          <w:commentReference w:id="59"/>
        </w:r>
        <w:commentRangeEnd w:id="60"/>
        <w:r w:rsidDel="00000000" w:rsidR="00000000" w:rsidRPr="00000000">
          <w:commentReference w:id="60"/>
        </w:r>
        <w:r w:rsidDel="00000000" w:rsidR="00000000" w:rsidRPr="00000000">
          <w:rPr>
            <w:rFonts w:ascii="Courier New" w:cs="Courier New" w:eastAsia="Courier New" w:hAnsi="Courier New"/>
            <w:b w:val="1"/>
            <w:bCs w:val="1"/>
            <w:color w:val="657b83"/>
            <w:sz w:val="18"/>
            <w:szCs w:val="18"/>
            <w:rtl w:val="0"/>
          </w:rPr>
          <w:delText xml:space="preserve">one more</w:delText>
        </w:r>
      </w:del>
      <w:r w:rsidDel="00000000" w:rsidR="00000000" w:rsidRPr="00000000">
        <w:rPr>
          <w:rFonts w:ascii="Courier New" w:cs="Courier New" w:eastAsia="Courier New" w:hAnsi="Courier New"/>
          <w:b w:val="1"/>
          <w:bCs w:val="1"/>
          <w:color w:val="657b83"/>
          <w:sz w:val="18"/>
          <w:szCs w:val="18"/>
          <w:rtl w:val="0"/>
        </w:rPr>
        <w:t xml:space="preserve"> revision round to improve contributions.</w:t>
      </w:r>
    </w:p>
    <w:p w:rsidR="00000000" w:rsidDel="00000000" w:rsidP="00000000" w:rsidRDefault="00000000" w:rsidRPr="00000000" w14:paraId="0000050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0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**CONSEQUENCE:** If ALL participants vote yay, the game ends immediately with this pledge profile as the final outcome. If ANY participant votes nay, </w:t>
      </w:r>
      <w:ins w:author="Lewis Hammond" w:id="14" w:date="2026-03-29T14:24:39Z">
        <w:r w:rsidDel="00000000" w:rsidR="00000000" w:rsidRPr="00000000">
          <w:rPr>
            <w:rFonts w:ascii="Courier New" w:cs="Courier New" w:eastAsia="Courier New" w:hAnsi="Courier New"/>
            <w:b w:val="1"/>
            <w:bCs w:val="1"/>
            <w:color w:val="657b83"/>
            <w:sz w:val="18"/>
            <w:szCs w:val="18"/>
            <w:rtl w:val="0"/>
          </w:rPr>
          <w:t xml:space="preserve">another</w:t>
        </w:r>
      </w:ins>
      <w:del w:author="Lewis Hammond" w:id="14" w:date="2026-03-29T14:24:39Z">
        <w:r w:rsidDel="00000000" w:rsidR="00000000" w:rsidRPr="00000000">
          <w:rPr>
            <w:rFonts w:ascii="Courier New" w:cs="Courier New" w:eastAsia="Courier New" w:hAnsi="Courier New"/>
            <w:b w:val="1"/>
            <w:bCs w:val="1"/>
            <w:color w:val="657b83"/>
            <w:sz w:val="18"/>
            <w:szCs w:val="18"/>
            <w:rtl w:val="0"/>
          </w:rPr>
          <w:delText xml:space="preserve">one more</w:delText>
        </w:r>
      </w:del>
      <w:r w:rsidDel="00000000" w:rsidR="00000000" w:rsidRPr="00000000">
        <w:rPr>
          <w:rFonts w:ascii="Courier New" w:cs="Courier New" w:eastAsia="Courier New" w:hAnsi="Courier New"/>
          <w:b w:val="1"/>
          <w:bCs w:val="1"/>
          <w:color w:val="657b83"/>
          <w:sz w:val="18"/>
          <w:szCs w:val="18"/>
          <w:rtl w:val="0"/>
        </w:rPr>
        <w:t xml:space="preserve"> revision round occurs.</w:t>
      </w:r>
    </w:p>
    <w:p w:rsidR="00000000" w:rsidDel="00000000" w:rsidP="00000000" w:rsidRDefault="00000000" w:rsidRPr="00000000" w14:paraId="0000050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0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Respond with ONLY JSON:</w:t>
      </w:r>
    </w:p>
    <w:p w:rsidR="00000000" w:rsidDel="00000000" w:rsidP="00000000" w:rsidRDefault="00000000" w:rsidRPr="00000000" w14:paraId="0000050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1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"commit_vote": "yay",</w:t>
      </w:r>
    </w:p>
    <w:p w:rsidR="00000000" w:rsidDel="00000000" w:rsidP="00000000" w:rsidRDefault="00000000" w:rsidRPr="00000000" w14:paraId="0000051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"reasoning": "brief explanation"</w:t>
      </w:r>
    </w:p>
    <w:p w:rsidR="00000000" w:rsidDel="00000000" w:rsidP="00000000" w:rsidRDefault="00000000" w:rsidRPr="00000000" w14:paraId="0000051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1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1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1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1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17">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3.8 Reflection Prompt</w:t>
      </w:r>
    </w:p>
    <w:p w:rsidR="00000000" w:rsidDel="00000000" w:rsidP="00000000" w:rsidRDefault="00000000" w:rsidRPr="00000000" w14:paraId="0000051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19">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51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1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51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1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`{round_num}`</w:t>
      </w:r>
      <w:r w:rsidDel="00000000" w:rsidR="00000000" w:rsidRPr="00000000">
        <w:rPr>
          <w:rFonts w:ascii="Courier New" w:cs="Courier New" w:eastAsia="Courier New" w:hAnsi="Courier New"/>
          <w:b w:val="1"/>
          <w:bCs w:val="1"/>
          <w:color w:val="657b83"/>
          <w:sz w:val="18"/>
          <w:szCs w:val="18"/>
          <w:rtl w:val="0"/>
        </w:rPr>
        <w:t xml:space="preserve"> | Current round | </w:t>
      </w:r>
      <w:r w:rsidDel="00000000" w:rsidR="00000000" w:rsidRPr="00000000">
        <w:rPr>
          <w:rFonts w:ascii="Courier New" w:cs="Courier New" w:eastAsia="Courier New" w:hAnsi="Courier New"/>
          <w:b w:val="1"/>
          <w:bCs w:val="1"/>
          <w:color w:val="2aa198"/>
          <w:sz w:val="18"/>
          <w:szCs w:val="18"/>
          <w:rtl w:val="0"/>
        </w:rPr>
        <w:t xml:space="preserve">`2`</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1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`{status_lines}`</w:t>
      </w:r>
      <w:r w:rsidDel="00000000" w:rsidR="00000000" w:rsidRPr="00000000">
        <w:rPr>
          <w:rFonts w:ascii="Courier New" w:cs="Courier New" w:eastAsia="Courier New" w:hAnsi="Courier New"/>
          <w:b w:val="1"/>
          <w:bCs w:val="1"/>
          <w:color w:val="657b83"/>
          <w:sz w:val="18"/>
          <w:szCs w:val="18"/>
          <w:rtl w:val="0"/>
        </w:rPr>
        <w:t xml:space="preserve"> | Per-project aggregate, cost, funded/gap status | </w:t>
      </w:r>
      <w:r w:rsidDel="00000000" w:rsidR="00000000" w:rsidRPr="00000000">
        <w:rPr>
          <w:rFonts w:ascii="Courier New" w:cs="Courier New" w:eastAsia="Courier New" w:hAnsi="Courier New"/>
          <w:b w:val="1"/>
          <w:bCs w:val="1"/>
          <w:color w:val="2aa198"/>
          <w:sz w:val="18"/>
          <w:szCs w:val="18"/>
          <w:rtl w:val="0"/>
        </w:rPr>
        <w:t xml:space="preserve">`Project Alpha: aggregate=30.00, cost=28.50 (FUNDED)`</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1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`{funded_projects}`</w:t>
      </w:r>
      <w:r w:rsidDel="00000000" w:rsidR="00000000" w:rsidRPr="00000000">
        <w:rPr>
          <w:rFonts w:ascii="Courier New" w:cs="Courier New" w:eastAsia="Courier New" w:hAnsi="Courier New"/>
          <w:b w:val="1"/>
          <w:bCs w:val="1"/>
          <w:color w:val="657b83"/>
          <w:sz w:val="18"/>
          <w:szCs w:val="18"/>
          <w:rtl w:val="0"/>
        </w:rPr>
        <w:t xml:space="preserve"> | Funded project names | </w:t>
      </w:r>
      <w:r w:rsidDel="00000000" w:rsidR="00000000" w:rsidRPr="00000000">
        <w:rPr>
          <w:rFonts w:ascii="Courier New" w:cs="Courier New" w:eastAsia="Courier New" w:hAnsi="Courier New"/>
          <w:b w:val="1"/>
          <w:bCs w:val="1"/>
          <w:color w:val="2aa198"/>
          <w:sz w:val="18"/>
          <w:szCs w:val="18"/>
          <w:rtl w:val="0"/>
        </w:rPr>
        <w:t xml:space="preserve">`['Project Alpha']`</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2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`{utility:.2f}`</w:t>
      </w:r>
      <w:r w:rsidDel="00000000" w:rsidR="00000000" w:rsidRPr="00000000">
        <w:rPr>
          <w:rFonts w:ascii="Courier New" w:cs="Courier New" w:eastAsia="Courier New" w:hAnsi="Courier New"/>
          <w:b w:val="1"/>
          <w:bCs w:val="1"/>
          <w:color w:val="657b83"/>
          <w:sz w:val="18"/>
          <w:szCs w:val="18"/>
          <w:rtl w:val="0"/>
        </w:rPr>
        <w:t xml:space="preserve"> | This agent's discounted utility | </w:t>
      </w:r>
      <w:r w:rsidDel="00000000" w:rsidR="00000000" w:rsidRPr="00000000">
        <w:rPr>
          <w:rFonts w:ascii="Courier New" w:cs="Courier New" w:eastAsia="Courier New" w:hAnsi="Courier New"/>
          <w:b w:val="1"/>
          <w:bCs w:val="1"/>
          <w:color w:val="2aa198"/>
          <w:sz w:val="18"/>
          <w:szCs w:val="18"/>
          <w:rtl w:val="0"/>
        </w:rPr>
        <w:t xml:space="preserve">`14.30`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2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`{raw_utility:.2f}`</w:t>
      </w:r>
      <w:r w:rsidDel="00000000" w:rsidR="00000000" w:rsidRPr="00000000">
        <w:rPr>
          <w:rFonts w:ascii="Courier New" w:cs="Courier New" w:eastAsia="Courier New" w:hAnsi="Courier New"/>
          <w:b w:val="1"/>
          <w:bCs w:val="1"/>
          <w:color w:val="657b83"/>
          <w:sz w:val="18"/>
          <w:szCs w:val="18"/>
          <w:rtl w:val="0"/>
        </w:rPr>
        <w:t xml:space="preserve"> | Utility before discount | </w:t>
      </w:r>
      <w:r w:rsidDel="00000000" w:rsidR="00000000" w:rsidRPr="00000000">
        <w:rPr>
          <w:rFonts w:ascii="Courier New" w:cs="Courier New" w:eastAsia="Courier New" w:hAnsi="Courier New"/>
          <w:b w:val="1"/>
          <w:bCs w:val="1"/>
          <w:color w:val="2aa198"/>
          <w:sz w:val="18"/>
          <w:szCs w:val="18"/>
          <w:rtl w:val="0"/>
        </w:rPr>
        <w:t xml:space="preserve">`14.30`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2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`{discount_factor:</w:t>
      </w:r>
      <w:commentRangeStart w:id="61"/>
      <w:r w:rsidDel="00000000" w:rsidR="00000000" w:rsidRPr="00000000">
        <w:rPr>
          <w:rFonts w:ascii="Courier New" w:cs="Courier New" w:eastAsia="Courier New" w:hAnsi="Courier New"/>
          <w:b w:val="1"/>
          <w:bCs w:val="1"/>
          <w:color w:val="2aa198"/>
          <w:sz w:val="18"/>
          <w:szCs w:val="18"/>
          <w:rtl w:val="0"/>
        </w:rPr>
        <w:t xml:space="preserve">.4f</w:t>
      </w:r>
      <w:commentRangeEnd w:id="61"/>
      <w:r w:rsidDel="00000000" w:rsidR="00000000" w:rsidRPr="00000000">
        <w:commentReference w:id="61"/>
      </w:r>
      <w:r w:rsidDel="00000000" w:rsidR="00000000" w:rsidRPr="00000000">
        <w:rPr>
          <w:rFonts w:ascii="Courier New" w:cs="Courier New" w:eastAsia="Courier New" w:hAnsi="Courier New"/>
          <w:b w:val="1"/>
          <w:bCs w:val="1"/>
          <w:color w:val="2aa198"/>
          <w:sz w:val="18"/>
          <w:szCs w:val="18"/>
          <w:rtl w:val="0"/>
        </w:rPr>
        <w:t xml:space="preserve">}`</w:t>
      </w:r>
      <w:r w:rsidDel="00000000" w:rsidR="00000000" w:rsidRPr="00000000">
        <w:rPr>
          <w:rFonts w:ascii="Courier New" w:cs="Courier New" w:eastAsia="Courier New" w:hAnsi="Courier New"/>
          <w:b w:val="1"/>
          <w:bCs w:val="1"/>
          <w:color w:val="657b83"/>
          <w:sz w:val="18"/>
          <w:szCs w:val="18"/>
          <w:rtl w:val="0"/>
        </w:rPr>
        <w:t xml:space="preserve"> | Applied discount factor | </w:t>
      </w:r>
      <w:r w:rsidDel="00000000" w:rsidR="00000000" w:rsidRPr="00000000">
        <w:rPr>
          <w:rFonts w:ascii="Courier New" w:cs="Courier New" w:eastAsia="Courier New" w:hAnsi="Courier New"/>
          <w:b w:val="1"/>
          <w:bCs w:val="1"/>
          <w:color w:val="2aa198"/>
          <w:sz w:val="18"/>
          <w:szCs w:val="18"/>
          <w:rtl w:val="0"/>
        </w:rPr>
        <w:t xml:space="preserve">`1.0000`</w:t>
      </w:r>
      <w:r w:rsidDel="00000000" w:rsidR="00000000" w:rsidRPr="00000000">
        <w:rPr>
          <w:rFonts w:ascii="Courier New" w:cs="Courier New" w:eastAsia="Courier New" w:hAnsi="Courier New"/>
          <w:b w:val="1"/>
          <w:bCs w:val="1"/>
          <w:color w:val="657b83"/>
          <w:sz w:val="18"/>
          <w:szCs w:val="18"/>
          <w:rtl w:val="0"/>
        </w:rPr>
        <w:t xml:space="preserve"> (or </w:t>
      </w:r>
      <w:r w:rsidDel="00000000" w:rsidR="00000000" w:rsidRPr="00000000">
        <w:rPr>
          <w:rFonts w:ascii="Courier New" w:cs="Courier New" w:eastAsia="Courier New" w:hAnsi="Courier New"/>
          <w:b w:val="1"/>
          <w:bCs w:val="1"/>
          <w:color w:val="2aa198"/>
          <w:sz w:val="18"/>
          <w:szCs w:val="18"/>
          <w:rtl w:val="0"/>
        </w:rPr>
        <w:t xml:space="preserve">`0.9000`</w:t>
      </w:r>
      <w:r w:rsidDel="00000000" w:rsidR="00000000" w:rsidRPr="00000000">
        <w:rPr>
          <w:rFonts w:ascii="Courier New" w:cs="Courier New" w:eastAsia="Courier New" w:hAnsi="Courier New"/>
          <w:b w:val="1"/>
          <w:bCs w:val="1"/>
          <w:color w:val="657b83"/>
          <w:sz w:val="18"/>
          <w:szCs w:val="18"/>
          <w:rtl w:val="0"/>
        </w:rPr>
        <w:t xml:space="preserve"> if discounting on) |</w:t>
      </w:r>
    </w:p>
    <w:p w:rsidR="00000000" w:rsidDel="00000000" w:rsidP="00000000" w:rsidRDefault="00000000" w:rsidRPr="00000000" w14:paraId="0000052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Optional reasoning depth hint | </w:t>
      </w:r>
      <w:r w:rsidDel="00000000" w:rsidR="00000000" w:rsidRPr="00000000">
        <w:rPr>
          <w:rFonts w:ascii="Courier New" w:cs="Courier New" w:eastAsia="Courier New" w:hAnsi="Courier New"/>
          <w:b w:val="1"/>
          <w:bCs w:val="1"/>
          <w:color w:val="2aa198"/>
          <w:sz w:val="18"/>
          <w:szCs w:val="18"/>
          <w:rtl w:val="0"/>
        </w:rPr>
        <w:t xml:space="preserve">`2000`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2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25">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**Rendered prompt**</w:t>
      </w:r>
    </w:p>
    <w:p w:rsidR="00000000" w:rsidDel="00000000" w:rsidP="00000000" w:rsidRDefault="00000000" w:rsidRPr="00000000" w14:paraId="0000052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2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2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Reflect on the outcome of Round 2.</w:t>
      </w:r>
    </w:p>
    <w:p w:rsidR="00000000" w:rsidDel="00000000" w:rsidP="00000000" w:rsidRDefault="00000000" w:rsidRPr="00000000" w14:paraId="0000052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2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**CURRENT STATUS:**</w:t>
      </w:r>
    </w:p>
    <w:p w:rsidR="00000000" w:rsidDel="00000000" w:rsidP="00000000" w:rsidRDefault="00000000" w:rsidRPr="00000000" w14:paraId="0000052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Alpha: aggregate=30.00, cost=28.50 (FUNDED)</w:t>
      </w:r>
    </w:p>
    <w:p w:rsidR="00000000" w:rsidDel="00000000" w:rsidP="00000000" w:rsidRDefault="00000000" w:rsidRPr="00000000" w14:paraId="0000052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Beta: aggregate=33.00, cost=35.20 (gap=2.20)</w:t>
      </w:r>
    </w:p>
    <w:p w:rsidR="00000000" w:rsidDel="00000000" w:rsidP="00000000" w:rsidRDefault="00000000" w:rsidRPr="00000000" w14:paraId="0000052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Gamma: aggregate=0.00, cost=22.10 (gap=22.10)</w:t>
      </w:r>
    </w:p>
    <w:p w:rsidR="00000000" w:rsidDel="00000000" w:rsidP="00000000" w:rsidRDefault="00000000" w:rsidRPr="00000000" w14:paraId="0000052E">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Delta: aggregate=0.00, cost=40.80 (gap=40.80)</w:t>
      </w:r>
    </w:p>
    <w:p w:rsidR="00000000" w:rsidDel="00000000" w:rsidP="00000000" w:rsidRDefault="00000000" w:rsidRPr="00000000" w14:paraId="0000052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Project Epsilon: aggregate=16.00, cost=19.60 (gap=3.60)</w:t>
      </w:r>
    </w:p>
    <w:p w:rsidR="00000000" w:rsidDel="00000000" w:rsidP="00000000" w:rsidRDefault="00000000" w:rsidRPr="00000000" w14:paraId="0000053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3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**Funded projects:** ['Project Alpha']</w:t>
      </w:r>
    </w:p>
    <w:p w:rsidR="00000000" w:rsidDel="00000000" w:rsidP="00000000" w:rsidRDefault="00000000" w:rsidRPr="00000000" w14:paraId="0000053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**Your estimated utility:** 14.30</w:t>
      </w:r>
    </w:p>
    <w:p w:rsidR="00000000" w:rsidDel="00000000" w:rsidP="00000000" w:rsidRDefault="00000000" w:rsidRPr="00000000" w14:paraId="0000053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**Raw utility (before discount):** 14.30</w:t>
      </w:r>
    </w:p>
    <w:p w:rsidR="00000000" w:rsidDel="00000000" w:rsidP="00000000" w:rsidRDefault="00000000" w:rsidRPr="00000000" w14:paraId="0000053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**Discount factor this round:** 1.0000</w:t>
      </w:r>
    </w:p>
    <w:p w:rsidR="00000000" w:rsidDel="00000000" w:rsidP="00000000" w:rsidRDefault="00000000" w:rsidRPr="00000000" w14:paraId="0000053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3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Consider what adjustments to your contributions might improve the outcome.</w:t>
      </w:r>
    </w:p>
    <w:p w:rsidR="00000000" w:rsidDel="00000000" w:rsidP="00000000" w:rsidRDefault="00000000" w:rsidRPr="00000000" w14:paraId="0000053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Are there projects close to being funded that deserve more support?</w:t>
      </w:r>
    </w:p>
    <w:p w:rsidR="00000000" w:rsidDel="00000000" w:rsidP="00000000" w:rsidRDefault="00000000" w:rsidRPr="00000000" w14:paraId="0000053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Are you over-contributing to already-funded projects?</w:t>
      </w:r>
    </w:p>
    <w:p w:rsidR="00000000" w:rsidDel="00000000" w:rsidP="00000000" w:rsidRDefault="00000000" w:rsidRPr="00000000" w14:paraId="0000053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Should you shift focus to different projects?</w:t>
      </w:r>
    </w:p>
    <w:p w:rsidR="00000000" w:rsidDel="00000000" w:rsidP="00000000" w:rsidRDefault="00000000" w:rsidRPr="00000000" w14:paraId="0000053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3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3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3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3E">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Reasoning Token Budget Addendum (all games, all phases)</w:t>
      </w:r>
    </w:p>
    <w:p w:rsidR="00000000" w:rsidDel="00000000" w:rsidP="00000000" w:rsidRDefault="00000000" w:rsidRPr="00000000" w14:paraId="0000053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4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When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is configured for a run, this line is appended to proposal, voting, discussion, thinking, and reflection prompts:</w:t>
      </w:r>
    </w:p>
    <w:p w:rsidR="00000000" w:rsidDel="00000000" w:rsidP="00000000" w:rsidRDefault="00000000" w:rsidRPr="00000000" w14:paraId="0000054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42">
      <w:pPr>
        <w:shd w:fill="fdf6e3" w:val="clear"/>
        <w:spacing w:line="360" w:lineRule="auto"/>
        <w:rPr>
          <w:rFonts w:ascii="Courier New" w:cs="Courier New" w:eastAsia="Courier New" w:hAnsi="Courier New"/>
          <w:b w:val="1"/>
          <w:bCs w:val="1"/>
          <w:color w:val="d33682"/>
          <w:sz w:val="18"/>
          <w:szCs w:val="18"/>
        </w:rPr>
      </w:pPr>
      <w:r w:rsidDel="00000000" w:rsidR="00000000" w:rsidRPr="00000000">
        <w:rPr>
          <w:rFonts w:ascii="Courier New" w:cs="Courier New" w:eastAsia="Courier New" w:hAnsi="Courier New"/>
          <w:b w:val="1"/>
          <w:bCs w:val="1"/>
          <w:color w:val="d33682"/>
          <w:sz w:val="18"/>
          <w:szCs w:val="18"/>
          <w:rtl w:val="0"/>
        </w:rPr>
        <w:t xml:space="preserve">**Variables**</w:t>
      </w:r>
    </w:p>
    <w:p w:rsidR="00000000" w:rsidDel="00000000" w:rsidP="00000000" w:rsidRDefault="00000000" w:rsidRPr="00000000" w14:paraId="0000054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4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Variable | Description | Example value |</w:t>
      </w:r>
    </w:p>
    <w:p w:rsidR="00000000" w:rsidDel="00000000" w:rsidP="00000000" w:rsidRDefault="00000000" w:rsidRPr="00000000" w14:paraId="0000054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46">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w:t>
      </w:r>
      <w:r w:rsidDel="00000000" w:rsidR="00000000" w:rsidRPr="00000000">
        <w:rPr>
          <w:rFonts w:ascii="Courier New" w:cs="Courier New" w:eastAsia="Courier New" w:hAnsi="Courier New"/>
          <w:b w:val="1"/>
          <w:bCs w:val="1"/>
          <w:color w:val="2aa198"/>
          <w:sz w:val="18"/>
          <w:szCs w:val="18"/>
          <w:rtl w:val="0"/>
        </w:rPr>
        <w:t xml:space="preserve">`{reasoning_token_budget}`</w:t>
      </w:r>
      <w:r w:rsidDel="00000000" w:rsidR="00000000" w:rsidRPr="00000000">
        <w:rPr>
          <w:rFonts w:ascii="Courier New" w:cs="Courier New" w:eastAsia="Courier New" w:hAnsi="Courier New"/>
          <w:b w:val="1"/>
          <w:bCs w:val="1"/>
          <w:color w:val="657b83"/>
          <w:sz w:val="18"/>
          <w:szCs w:val="18"/>
          <w:rtl w:val="0"/>
        </w:rPr>
        <w:t xml:space="preserve"> | Target reasoning token count | </w:t>
      </w:r>
      <w:r w:rsidDel="00000000" w:rsidR="00000000" w:rsidRPr="00000000">
        <w:rPr>
          <w:rFonts w:ascii="Courier New" w:cs="Courier New" w:eastAsia="Courier New" w:hAnsi="Courier New"/>
          <w:b w:val="1"/>
          <w:bCs w:val="1"/>
          <w:color w:val="2aa198"/>
          <w:sz w:val="18"/>
          <w:szCs w:val="18"/>
          <w:rtl w:val="0"/>
        </w:rPr>
        <w:t xml:space="preserve">`4000`</w:t>
      </w:r>
      <w:r w:rsidDel="00000000" w:rsidR="00000000" w:rsidRPr="00000000">
        <w:rPr>
          <w:rFonts w:ascii="Courier New" w:cs="Courier New" w:eastAsia="Courier New" w:hAnsi="Courier New"/>
          <w:b w:val="1"/>
          <w:bCs w:val="1"/>
          <w:color w:val="657b83"/>
          <w:sz w:val="18"/>
          <w:szCs w:val="18"/>
          <w:rtl w:val="0"/>
        </w:rPr>
        <w:t xml:space="preserve"> |</w:t>
      </w:r>
    </w:p>
    <w:p w:rsidR="00000000" w:rsidDel="00000000" w:rsidP="00000000" w:rsidRDefault="00000000" w:rsidRPr="00000000" w14:paraId="00000547">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48">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49">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**REASONING DEPTH:** Please use approximately 4000 tokens in your internal reasoning before outputting your response for this stage.</w:t>
      </w:r>
    </w:p>
    <w:p w:rsidR="00000000" w:rsidDel="00000000" w:rsidP="00000000" w:rsidRDefault="00000000" w:rsidRPr="00000000" w14:paraId="0000054A">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4B">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4C">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4D">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4E">
      <w:pPr>
        <w:shd w:fill="fdf6e3" w:val="clear"/>
        <w:spacing w:line="360" w:lineRule="auto"/>
        <w:rPr>
          <w:rFonts w:ascii="Courier New" w:cs="Courier New" w:eastAsia="Courier New" w:hAnsi="Courier New"/>
          <w:b w:val="1"/>
          <w:bCs w:val="1"/>
          <w:color w:val="268bd2"/>
          <w:sz w:val="18"/>
          <w:szCs w:val="18"/>
        </w:rPr>
      </w:pPr>
      <w:r w:rsidDel="00000000" w:rsidR="00000000" w:rsidRPr="00000000">
        <w:rPr>
          <w:rFonts w:ascii="Courier New" w:cs="Courier New" w:eastAsia="Courier New" w:hAnsi="Courier New"/>
          <w:b w:val="1"/>
          <w:bCs w:val="1"/>
          <w:color w:val="268bd2"/>
          <w:sz w:val="18"/>
          <w:szCs w:val="18"/>
          <w:rtl w:val="0"/>
        </w:rPr>
        <w:t xml:space="preserve">## Summary Table</w:t>
      </w:r>
    </w:p>
    <w:p w:rsidR="00000000" w:rsidDel="00000000" w:rsidP="00000000" w:rsidRDefault="00000000" w:rsidRPr="00000000" w14:paraId="0000054F">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50">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 Game | Protocol | Phases (in order) |</w:t>
      </w:r>
    </w:p>
    <w:p w:rsidR="00000000" w:rsidDel="00000000" w:rsidP="00000000" w:rsidRDefault="00000000" w:rsidRPr="00000000" w14:paraId="00000551">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Courier New" w:cs="Courier New" w:eastAsia="Courier New" w:hAnsi="Courier New"/>
          <w:b w:val="1"/>
          <w:bCs w:val="1"/>
          <w:color w:val="657b83"/>
          <w:sz w:val="18"/>
          <w:szCs w:val="18"/>
          <w:rtl w:val="0"/>
        </w:rPr>
        <w:t xml:space="preserve">|------|----------|-------------------|</w:t>
      </w:r>
    </w:p>
    <w:p w:rsidR="00000000" w:rsidDel="00000000" w:rsidP="00000000" w:rsidRDefault="00000000" w:rsidRPr="00000000" w14:paraId="00000552">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Game 1: Item Allocation | Propose-and-Vote | Rules → Prefs → Discussion → Thinking → Proposal → Voting → Reflection |</w:t>
      </w:r>
    </w:p>
    <w:p w:rsidR="00000000" w:rsidDel="00000000" w:rsidP="00000000" w:rsidRDefault="00000000" w:rsidRPr="00000000" w14:paraId="00000553">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Game 2: Diplomatic Treaty | Propose-and-Vote | Rules → Prefs → Discussion → Thinking → Proposal → Voting → Reflection |</w:t>
      </w:r>
    </w:p>
    <w:p w:rsidR="00000000" w:rsidDel="00000000" w:rsidP="00000000" w:rsidRDefault="00000000" w:rsidRPr="00000000" w14:paraId="00000554">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Fonts w:ascii="Fira Mono" w:cs="Fira Mono" w:eastAsia="Fira Mono" w:hAnsi="Fira Mono"/>
          <w:b w:val="1"/>
          <w:bCs w:val="1"/>
          <w:color w:val="657b83"/>
          <w:sz w:val="18"/>
          <w:szCs w:val="18"/>
          <w:rtl w:val="0"/>
        </w:rPr>
        <w:t xml:space="preserve">| Game 3: Co-Funding | Talk-Pledge-Revise | Rules → Prefs → Discussion → Thinking → </w:t>
      </w:r>
      <w:ins w:author="Lewis Hammond" w:id="15" w:date="2026-03-29T14:27:18Z">
        <w:commentRangeStart w:id="62"/>
        <w:r w:rsidDel="00000000" w:rsidR="00000000" w:rsidRPr="00000000">
          <w:rPr>
            <w:rFonts w:ascii="Courier New" w:cs="Courier New" w:eastAsia="Courier New" w:hAnsi="Courier New"/>
            <w:b w:val="1"/>
            <w:bCs w:val="1"/>
            <w:color w:val="657b83"/>
            <w:sz w:val="18"/>
            <w:szCs w:val="18"/>
            <w:rtl w:val="0"/>
          </w:rPr>
          <w:t xml:space="preserve">Proposal</w:t>
        </w:r>
      </w:ins>
      <w:del w:author="Lewis Hammond" w:id="15" w:date="2026-03-29T14:27:18Z">
        <w:commentRangeEnd w:id="62"/>
        <w:r w:rsidDel="00000000" w:rsidR="00000000" w:rsidRPr="00000000">
          <w:commentReference w:id="62"/>
        </w:r>
        <w:r w:rsidDel="00000000" w:rsidR="00000000" w:rsidRPr="00000000">
          <w:rPr>
            <w:rFonts w:ascii="Courier New" w:cs="Courier New" w:eastAsia="Courier New" w:hAnsi="Courier New"/>
            <w:b w:val="1"/>
            <w:bCs w:val="1"/>
            <w:color w:val="657b83"/>
            <w:sz w:val="18"/>
            <w:szCs w:val="18"/>
            <w:rtl w:val="0"/>
          </w:rPr>
          <w:delText xml:space="preserve">Pledge</w:delText>
        </w:r>
      </w:del>
      <w:r w:rsidDel="00000000" w:rsidR="00000000" w:rsidRPr="00000000">
        <w:rPr>
          <w:rFonts w:ascii="Fira Mono" w:cs="Fira Mono" w:eastAsia="Fira Mono" w:hAnsi="Fira Mono"/>
          <w:b w:val="1"/>
          <w:bCs w:val="1"/>
          <w:color w:val="657b83"/>
          <w:sz w:val="18"/>
          <w:szCs w:val="18"/>
          <w:rtl w:val="0"/>
        </w:rPr>
        <w:t xml:space="preserve"> → </w:t>
      </w:r>
      <w:ins w:author="Lewis Hammond" w:id="16" w:date="2026-03-29T14:27:29Z">
        <w:commentRangeStart w:id="63"/>
        <w:commentRangeStart w:id="63"/>
        <w:commentRangeEnd w:id="63"/>
        <w:r w:rsidDel="00000000" w:rsidR="00000000" w:rsidRPr="00000000">
          <w:commentReference w:id="63"/>
        </w:r>
        <w:r w:rsidDel="00000000" w:rsidR="00000000" w:rsidRPr="00000000">
          <w:rPr>
            <w:rFonts w:ascii="Courier New" w:cs="Courier New" w:eastAsia="Courier New" w:hAnsi="Courier New"/>
            <w:b w:val="1"/>
            <w:bCs w:val="1"/>
            <w:color w:val="d33682"/>
            <w:sz w:val="18"/>
            <w:szCs w:val="18"/>
            <w:rtl w:val="0"/>
            <w:rPrChange w:author="Lewis Hammond" w:id="17" w:date="2026-03-29T14:27:29Z">
              <w:rPr>
                <w:rFonts w:ascii="Courier New" w:cs="Courier New" w:eastAsia="Courier New" w:hAnsi="Courier New"/>
                <w:b w:val="1"/>
                <w:bCs w:val="1"/>
                <w:color w:val="657b83"/>
                <w:sz w:val="18"/>
                <w:szCs w:val="18"/>
              </w:rPr>
            </w:rPrChange>
          </w:rPr>
          <w:t xml:space="preserve">Voting</w:t>
        </w:r>
      </w:ins>
      <w:del w:author="Lewis Hammond" w:id="16" w:date="2026-03-29T14:27:29Z">
        <w:r w:rsidDel="00000000" w:rsidR="00000000" w:rsidRPr="00000000">
          <w:rPr>
            <w:rFonts w:ascii="Courier New" w:cs="Courier New" w:eastAsia="Courier New" w:hAnsi="Courier New"/>
            <w:b w:val="1"/>
            <w:bCs w:val="1"/>
            <w:color w:val="d33682"/>
            <w:sz w:val="18"/>
            <w:szCs w:val="18"/>
            <w:rtl w:val="0"/>
            <w:rPrChange w:author="Lewis Hammond" w:id="17" w:date="2026-03-29T14:27:29Z">
              <w:rPr>
                <w:rFonts w:ascii="Courier New" w:cs="Courier New" w:eastAsia="Courier New" w:hAnsi="Courier New"/>
                <w:b w:val="1"/>
                <w:bCs w:val="1"/>
                <w:color w:val="d33682"/>
                <w:sz w:val="18"/>
                <w:szCs w:val="18"/>
              </w:rPr>
            </w:rPrChange>
          </w:rPr>
          <w:delText xml:space="preserve">**Feedback**</w:delText>
        </w:r>
        <w:r w:rsidDel="00000000" w:rsidR="00000000" w:rsidRPr="00000000">
          <w:rPr>
            <w:rFonts w:ascii="Courier New" w:cs="Courier New" w:eastAsia="Courier New" w:hAnsi="Courier New"/>
            <w:b w:val="1"/>
            <w:bCs w:val="1"/>
            <w:color w:val="d33682"/>
            <w:sz w:val="18"/>
            <w:szCs w:val="18"/>
            <w:rtl w:val="0"/>
            <w:rPrChange w:author="Lewis Hammond" w:id="17" w:date="2026-03-29T14:27:29Z">
              <w:rPr>
                <w:rFonts w:ascii="Courier New" w:cs="Courier New" w:eastAsia="Courier New" w:hAnsi="Courier New"/>
                <w:b w:val="1"/>
                <w:bCs w:val="1"/>
                <w:color w:val="657b83"/>
                <w:sz w:val="18"/>
                <w:szCs w:val="18"/>
              </w:rPr>
            </w:rPrChange>
          </w:rPr>
          <w:delText xml:space="preserve"> → [Commit Vote]</w:delText>
        </w:r>
      </w:del>
      <w:r w:rsidDel="00000000" w:rsidR="00000000" w:rsidRPr="00000000">
        <w:rPr>
          <w:rFonts w:ascii="Fira Mono" w:cs="Fira Mono" w:eastAsia="Fira Mono" w:hAnsi="Fira Mono"/>
          <w:b w:val="1"/>
          <w:bCs w:val="1"/>
          <w:color w:val="657b83"/>
          <w:sz w:val="18"/>
          <w:szCs w:val="18"/>
          <w:rtl w:val="0"/>
        </w:rPr>
        <w:t xml:space="preserve"> → Reflection |</w:t>
      </w:r>
    </w:p>
    <w:p w:rsidR="00000000" w:rsidDel="00000000" w:rsidP="00000000" w:rsidRDefault="00000000" w:rsidRPr="00000000" w14:paraId="00000555">
      <w:pPr>
        <w:shd w:fill="fdf6e3" w:val="clear"/>
        <w:spacing w:line="360" w:lineRule="auto"/>
        <w:rPr>
          <w:rFonts w:ascii="Courier New" w:cs="Courier New" w:eastAsia="Courier New" w:hAnsi="Courier New"/>
          <w:b w:val="1"/>
          <w:bCs w:val="1"/>
          <w:color w:val="657b83"/>
          <w:sz w:val="18"/>
          <w:szCs w:val="18"/>
        </w:rPr>
      </w:pPr>
      <w:r w:rsidDel="00000000" w:rsidR="00000000" w:rsidRPr="00000000">
        <w:rPr>
          <w:rtl w:val="0"/>
        </w:rPr>
      </w:r>
    </w:p>
    <w:p w:rsidR="00000000" w:rsidDel="00000000" w:rsidP="00000000" w:rsidRDefault="00000000" w:rsidRPr="00000000" w14:paraId="00000556">
      <w:pPr>
        <w:shd w:fill="fdf6e3" w:val="clear"/>
        <w:spacing w:line="360" w:lineRule="auto"/>
        <w:rPr>
          <w:rFonts w:ascii="Courier New" w:cs="Courier New" w:eastAsia="Courier New" w:hAnsi="Courier New"/>
          <w:color w:val="657b83"/>
          <w:sz w:val="18"/>
          <w:szCs w:val="18"/>
        </w:rPr>
      </w:pPr>
      <w:r w:rsidDel="00000000" w:rsidR="00000000" w:rsidRPr="00000000">
        <w:rPr>
          <w:rtl w:val="0"/>
        </w:rPr>
      </w:r>
    </w:p>
    <w:p w:rsidR="00000000" w:rsidDel="00000000" w:rsidP="00000000" w:rsidRDefault="00000000" w:rsidRPr="00000000" w14:paraId="00000557">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wis Hammond" w:id="4" w:date="2026-03-27T11:28:55Z">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negotiation is between host and partner then: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this will be hard to generalise to n-player case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it's implicitly zero-sum so having a non-extreme (i.e. not 0% or 100%) single-peaked preference doesn't make sense</w:t>
      </w:r>
    </w:p>
  </w:comment>
  <w:comment w:author="Lewis Hammond" w:id="16" w:date="2026-03-27T14:15:13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 suggestion: maybe we should be normalising to a maximum of 100 and rounding all preferences to ints? That's what we do for plotting anyway, right?</w:t>
      </w:r>
    </w:p>
  </w:comment>
  <w:comment w:author="Lewis Hammond" w:id="44" w:date="2026-03-29T10:18:50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agent names</w:t>
      </w:r>
    </w:p>
  </w:comment>
  <w:comment w:author="Lewis Hammond" w:id="17" w:date="2026-03-27T14:13:13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idk what is gained by this. But maybe there genuinely is something gained and this is good practice?</w:t>
      </w:r>
    </w:p>
  </w:comment>
  <w:comment w:author="Lewis Hammond" w:id="30" w:date="2026-03-28T11:08:12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(this can be simplified by simply using integer percentages)</w:t>
      </w:r>
    </w:p>
  </w:comment>
  <w:comment w:author="Lewis Hammond" w:id="43" w:date="2026-03-29T10:16:44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w:t>
      </w:r>
    </w:p>
  </w:comment>
  <w:comment w:author="Lewis Hammond" w:id="3" w:date="2026-03-27T11:27:00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a bit weird because presumably it depends on the context, and isn't just an overall percentage that people would care about</w:t>
      </w:r>
    </w:p>
  </w:comment>
  <w:comment w:author="Lewis Hammond" w:id="38" w:date="2026-03-28T11:48:10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mightn't it be better to have them [approval] vote across all options, rather than one at a time?</w:t>
      </w:r>
    </w:p>
  </w:comment>
  <w:comment w:author="Lewis Hammond" w:id="58" w:date="2026-03-29T14:24:03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there an option/parameter that determines how fine-grained this is (i.e. whether agents see each other's exact pledges or just their own pledge and the aggregate pledge)?</w:t>
      </w:r>
    </w:p>
  </w:comment>
  <w:comment w:author="Lewis Hammond" w:id="39" w:date="2026-03-29T10:02:59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structure all the games with the same phases unless there is a good reason not to? E.g. why have a feedback stage here but not elsewhere?</w:t>
      </w:r>
    </w:p>
  </w:comment>
  <w:comment w:author="Lewis Hammond" w:id="36" w:date="2026-03-28T11:47:01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Agreement suggests something that has (already) been agreed</w:t>
      </w:r>
    </w:p>
  </w:comment>
  <w:comment w:author="Lewis Hammond" w:id="59" w:date="2026-03-29T14:25:06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might not be _only_ one more round</w:t>
      </w:r>
    </w:p>
  </w:comment>
  <w:comment w:author="Lewis Hammond" w:id="60" w:date="2026-03-29T14:25:36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obviously this will need to be adjusted for the final round.</w:t>
      </w:r>
    </w:p>
  </w:comment>
  <w:comment w:author="Lewis Hammond" w:id="41" w:date="2026-03-29T14:21:10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here?</w:t>
      </w:r>
    </w:p>
  </w:comment>
  <w:comment w:author="Lewis Hammond" w:id="56" w:date="2026-03-29T14:28:24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just include this info as part of the voting stage, right?</w:t>
      </w:r>
    </w:p>
  </w:comment>
  <w:comment w:author="Lewis Hammond" w:id="20" w:date="2026-03-28T10:33:04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by default it's good not to give agents the names of each other's models (in case this introduces weird biases). It would be interesting to check whether this does indeed introduce biases, but probably that is low priority for now.</w:t>
      </w:r>
    </w:p>
  </w:comment>
  <w:comment w:author="Lewis Hammond" w:id="21" w:date="2026-03-28T10:41:21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Numbers for agents (Agent 1, Agent 2, etc.)</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 [greek or latin] for items, policies, projects, etc. (Item A[lpha], Item B[eta], etc.)</w:t>
      </w:r>
    </w:p>
  </w:comment>
  <w:comment w:author="Lewis Hammond" w:id="22" w:date="2026-03-28T10:42:11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when we want generic names – as I mentioned above it would be nice to have two binary flags that can be used to turn this on or off)</w:t>
      </w:r>
    </w:p>
  </w:comment>
  <w:comment w:author="Lewis Hammond" w:id="57" w:date="2026-03-29T14:22:52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what sense?</w:t>
      </w:r>
    </w:p>
  </w:comment>
  <w:comment w:author="Lewis Hammond" w:id="48" w:date="2026-03-29T10:24:22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understand this</w:t>
      </w:r>
    </w:p>
  </w:comment>
  <w:comment w:author="Lewis Hammond" w:id="49" w:date="2026-03-29T10:27:42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should be 'provisionally funded', if the 'funded' label confuses the agents?</w:t>
      </w:r>
    </w:p>
  </w:comment>
  <w:comment w:author="Lewis Hammond" w:id="50" w:date="2026-03-29T10:30:13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maybe this problem has been fixed now)</w:t>
      </w:r>
    </w:p>
  </w:comment>
  <w:comment w:author="Lewis Hammond" w:id="42" w:date="2026-03-29T10:16:36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instruction might have contributed, for example, to the willingness of the agent in a zero-sum game to fund something they had no value in. Given that the models tend to be somewhat collectively inclined anyway, I would err away from explicit instructions of this form and go for something more neutral that acknowledges potential differences in objectives</w:t>
      </w:r>
    </w:p>
  </w:comment>
  <w:comment w:author="Lewis Hammond" w:id="51" w:date="2026-03-29T10:28:38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Avoids ambiguity as last can also imply final</w:t>
      </w:r>
    </w:p>
  </w:comment>
  <w:comment w:author="Lewis Hammond" w:id="37" w:date="2026-03-28T11:46:24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I think a bunch of this can be simplified by just using percentages everywhere</w:t>
      </w:r>
    </w:p>
  </w:comment>
  <w:comment w:author="Lewis Hammond" w:id="24" w:date="2026-03-28T11:20:18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needs to be made slightly clearer that the parties are nations, and how the examples below apply to the different nations. E.g. it would be weird for nation A and B to negotiate over a ban on chip exports from nation A and for B to have anything more than a 0% preference of 100% preference (unless further context can be added, like exports to certain nations and not others). Also, for this example then presumably nation A can make this decision unilaterally. Obviously the presence of other issues introduces the concept of linkages (I'll do this if you do that) but it is a bit odd when it comes to the framing...</w:t>
      </w:r>
    </w:p>
  </w:comment>
  <w:comment w:author="Lewis Hammond" w:id="25" w:date="2026-03-28T11:24:00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alternative option would be to reframe this setting as negotiations between political parties within a _single_ nation (if that nation has proportional representation, for example). Then the issues could be about that nation's policies (e.g. this amount of the annual budget spent on healthcare, this % tariff on this kind of export, this tax rate for the top income bracket, spending money to decrease crime rates to this % of the current rate, etc.). These might actually be quite a bit easier to come up with nice examples for that also generalise to the n-player setting. So instead of "Diplomatic Negotiation" this environment becomes "Political Negotiation".</w:t>
      </w:r>
    </w:p>
  </w:comment>
  <w:comment w:author="Lewis Hammond" w:id="40" w:date="2026-03-29T10:05:56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aren't really explained here. Probably better to incorporate them into the game description/rule (as in with the other two envs)</w:t>
      </w:r>
    </w:p>
  </w:comment>
  <w:comment w:author="Lewis Hammond" w:id="45" w:date="2026-03-29T10:22:13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item/policy/project names. Maybe this env could be a classic participatory budgeting scenario for local public goods, like, e.g.: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a local road</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an open-air public swimming pool</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 new trees in the park</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the library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Not super exciting but somewhat(?) realistic. Could look up other instances of this for inspiration if you think this one makes less sense.</w:t>
      </w:r>
    </w:p>
  </w:comment>
  <w:comment w:author="Lewis Hammond" w:id="46" w:date="2026-03-29T10:22:39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you will have to adjust the units $-wise, for this to make sense)</w:t>
      </w:r>
    </w:p>
  </w:comment>
  <w:comment w:author="Lewis Hammond" w:id="27" w:date="2026-03-28T11:02:27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just round this to two decimal places and keep as an integer percentage, personally</w:t>
      </w:r>
    </w:p>
  </w:comment>
  <w:comment w:author="Lewis Hammond" w:id="11" w:date="2026-03-27T11:35:36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use code names here but not for the items? More general question: have we tested whether/how the use of object names vs. codenames/numbers affects model decisions?</w:t>
      </w:r>
    </w:p>
  </w:comment>
  <w:comment w:author="Lewis Hammond" w:id="12" w:date="2026-03-28T10:38:12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more about this: given we have titles for the objects and the policies, I think we might want to have names here too (though again, testing whether this makes a difference would be a nice ablation at some point – can have a binary flag 'generic_names=True' for running experiments which replaces, e.g. "Apple" with "Item Alpha", etc.)</w:t>
      </w:r>
    </w:p>
  </w:comment>
  <w:comment w:author="Lewis Hammond" w:id="28" w:date="2026-03-28T11:03:22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I would suggest removing these heuristic thresholds unless the models somehow get confused without them, as they don't actually have any impact/get logged anywhere (as far as I am aware?)</w:t>
      </w:r>
    </w:p>
  </w:comment>
  <w:comment w:author="Lewis Hammond" w:id="29" w:date="2026-03-28T11:06:51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where do the weights come from (by which I mean, which this kind of range)? Is it because they sum to 1? If so, we should probably tell the models that so that they have some intuitive sense of what the absolute values mean</w:t>
      </w:r>
    </w:p>
  </w:comment>
  <w:comment w:author="Lewis Hammond" w:id="47" w:date="2026-03-29T10:23:00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thresholds</w:t>
      </w:r>
    </w:p>
  </w:comment>
  <w:comment w:author="Lewis Hammond" w:id="19" w:date="2026-03-27T14:28:29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confused because this is written as if it's a reflection prompt but the heading above suggests this is public discussion phase. I don't think we want the agents' answers to the question "what's your updated strategy?" to be public...</w:t>
      </w:r>
    </w:p>
  </w:comment>
  <w:comment w:author="Lewis Hammond" w:id="1" w:date="2026-03-27T11:32:59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ewis Hammond" w:id="10" w:date="2026-03-27T11:33:50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regarding bilateral stuff. Ideally these issues shouldn't only apply to the 2-player setting</w:t>
      </w:r>
    </w:p>
  </w:comment>
  <w:comment w:author="Lewis Hammond" w:id="13" w:date="2026-03-28T10:50:16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assuming there would be a Subsection 1.7 with this (because there is a subsection for all the others, but not this one) – is there a reason it is treated distinctly? Or is it missing?</w:t>
      </w:r>
    </w:p>
  </w:comment>
  <w:comment w:author="Lewis Hammond" w:id="6" w:date="2026-03-27T11:30:10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with LAWS example</w:t>
      </w:r>
    </w:p>
  </w:comment>
  <w:comment w:author="Lewis Hammond" w:id="31" w:date="2026-03-28T11:09:48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Otherwise I think this could be misleading and might suggest that the agent makes tradeoffs that worsen its overall utility</w:t>
      </w:r>
    </w:p>
  </w:comment>
  <w:comment w:author="Lewis Hammond" w:id="7" w:date="2026-03-27T11:30:25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you not just want 100%?</w:t>
      </w:r>
    </w:p>
  </w:comment>
  <w:comment w:author="Lewis Hammond" w:id="8" w:date="2026-03-28T10:35:13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(returning to discussion the other day: can trade off against the cost of prevention)</w:t>
      </w:r>
    </w:p>
  </w:comment>
  <w:comment w:author="Lewis Hammond" w:id="63" w:date="2026-03-29T14:28:34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merge</w:t>
      </w:r>
    </w:p>
  </w:comment>
  <w:comment w:author="Lewis Hammond" w:id="54" w:date="2026-03-29T14:19:01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previous vs. last (would recommend a ctrl+f)</w:t>
      </w:r>
    </w:p>
  </w:comment>
  <w:comment w:author="Lewis Hammond" w:id="32" w:date="2026-03-28T11:09:56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w:t>
      </w:r>
    </w:p>
  </w:comment>
  <w:comment w:author="Lewis Hammond" w:id="26" w:date="2026-03-28T10:58:36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w:t>
      </w:r>
    </w:p>
  </w:comment>
  <w:comment w:author="Lewis Hammond" w:id="5" w:date="2026-03-27T11:29:31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w:t>
      </w:r>
    </w:p>
  </w:comment>
  <w:comment w:author="Lewis Hammond" w:id="18" w:date="2026-03-27T14:17:49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this is written as if the prompt is from someone has an interest in the deal. Maybe replace with "how a deal might be reached" or similar</w:t>
      </w:r>
    </w:p>
  </w:comment>
  <w:comment w:author="Lewis Hammond" w:id="55" w:date="2026-03-29T14:20:19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not sure if this actually makes any difference but this might encourage agents not to back down from funding something once it's been funded</w:t>
      </w:r>
    </w:p>
  </w:comment>
  <w:comment w:author="Lewis Hammond" w:id="34" w:date="2026-03-28T11:41:44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before, I don't think we should be thresholding things in this way, it's sort of arbitrary and might skew the models' reasoning</w:t>
      </w:r>
    </w:p>
  </w:comment>
  <w:comment w:author="Lewis Hammond" w:id="52" w:date="2026-03-29T10:31:04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'provisionally funded' vs. 'funded'</w:t>
      </w:r>
    </w:p>
  </w:comment>
  <w:comment w:author="Lewis Hammond" w:id="35" w:date="2026-03-28T11:44:11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nice to use this for item allocation too? The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Priorities</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Concessions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Framing feels quite general and could be used across all the envs.</w:t>
      </w:r>
    </w:p>
  </w:comment>
  <w:comment w:author="Lewis Hammond" w:id="53" w:date="2026-03-29T10:32:53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I would favour not introducing a threshold for projects. It could be that in practice an agent can get more value by focusing on ensuring that, say, two of its low priority projects are funded instead of one of its top priority projects</w:t>
      </w:r>
    </w:p>
  </w:comment>
  <w:comment w:author="Lewis Hammond" w:id="23" w:date="2026-03-28T10:47:40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the agents make proposals in parallel at each round? If so, wouldn't it make more sense to show them all the proposals at once? This reduces the advantage to going first/earlier.</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agents can vote among all proposals with approval voting. If there is one allocation that receives unanimous approval that allocation is selected, if more than one then we randomise among approved allocations, and if none then we proceed to the next round.</w:t>
      </w:r>
    </w:p>
  </w:comment>
  <w:comment w:author="Joie Zhang" w:id="2" w:date="2026-04-01T21:24:00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Revising</w:t>
      </w:r>
    </w:p>
  </w:comment>
  <w:comment w:author="Joie Zhang" w:id="0" w:date="2026-03-27T09:48:14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more pleasant to look at this markdown file via the rendering on github here: https://github.com/joie-zhang/bargain/blob/main/docs/reference/all_prompts.md</w:t>
      </w:r>
    </w:p>
  </w:comment>
  <w:comment w:author="Lewis Hammond" w:id="9" w:date="2026-03-28T10:35:25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mean intercepted not interdicted</w:t>
      </w:r>
    </w:p>
  </w:comment>
  <w:comment w:author="Lewis Hammond" w:id="61" w:date="2026-03-29T14:26:31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ewis Hammond" w:id="14" w:date="2026-03-27T11:39:27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we don't actually do anything differently if the model tells us it's confused or gives a non "yes, I understand" answer? Or is the answer used for logging somehow? If not, let's just delete and merge the preference assignment prompt into this one to avoid confusions/extra model calls</w:t>
      </w:r>
    </w:p>
  </w:comment>
  <w:comment w:author="Lewis Hammond" w:id="33" w:date="2026-03-28T11:40:26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agent names</w:t>
      </w:r>
    </w:p>
  </w:comment>
  <w:comment w:author="Lewis Hammond" w:id="15" w:date="2026-03-27T14:10:55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need the thresholds thing. If anything it probably just confuses the models, and it has no implications for anything we're measuring</w:t>
      </w:r>
    </w:p>
  </w:comment>
  <w:comment w:author="Lewis Hammond" w:id="62" w:date="2026-03-29T14:29:01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above, would stick with the same structure unless there is a good reason not 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